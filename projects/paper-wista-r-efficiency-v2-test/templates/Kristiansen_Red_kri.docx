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755A54" w14:textId="240BA5BF" w:rsidR="008C4205" w:rsidRPr="0078391F" w:rsidRDefault="008C4205" w:rsidP="008A598B">
      <w:pPr>
        <w:pStyle w:val="Titel"/>
        <w:spacing w:before="120" w:after="120" w:line="360" w:lineRule="auto"/>
        <w:rPr>
          <w:rFonts w:ascii="MetaNormalLF-Roman" w:hAnsi="MetaNormalLF-Roman"/>
        </w:rPr>
      </w:pPr>
      <w:r w:rsidRPr="0078391F">
        <w:rPr>
          <w:rFonts w:ascii="MetaNormalLF-Roman" w:hAnsi="MetaNormalLF-Roman"/>
        </w:rPr>
        <w:t>Business</w:t>
      </w:r>
      <w:r w:rsidR="001934A3">
        <w:rPr>
          <w:rFonts w:ascii="MetaNormalLF-Roman" w:hAnsi="MetaNormalLF-Roman"/>
        </w:rPr>
        <w:t>-</w:t>
      </w:r>
      <w:r w:rsidRPr="0078391F">
        <w:rPr>
          <w:rFonts w:ascii="MetaNormalLF-Roman" w:hAnsi="MetaNormalLF-Roman"/>
        </w:rPr>
        <w:t>Tax</w:t>
      </w:r>
      <w:r w:rsidR="001934A3">
        <w:rPr>
          <w:rFonts w:ascii="MetaNormalLF-Roman" w:hAnsi="MetaNormalLF-Roman"/>
        </w:rPr>
        <w:t>-</w:t>
      </w:r>
      <w:r w:rsidRPr="0078391F">
        <w:rPr>
          <w:rFonts w:ascii="MetaNormalLF-Roman" w:hAnsi="MetaNormalLF-Roman"/>
        </w:rPr>
        <w:t xml:space="preserve">Panel </w:t>
      </w:r>
      <w:r w:rsidR="005512D1" w:rsidRPr="0078391F">
        <w:rPr>
          <w:rFonts w:ascii="MetaNormalLF-Roman" w:hAnsi="MetaNormalLF-Roman"/>
        </w:rPr>
        <w:t>–</w:t>
      </w:r>
      <w:r w:rsidRPr="0078391F">
        <w:rPr>
          <w:rFonts w:ascii="MetaNormalLF-Roman" w:hAnsi="MetaNormalLF-Roman"/>
        </w:rPr>
        <w:t xml:space="preserve"> </w:t>
      </w:r>
      <w:r w:rsidR="007748BC">
        <w:rPr>
          <w:rFonts w:ascii="MetaNormalLF-Roman" w:hAnsi="MetaNormalLF-Roman"/>
        </w:rPr>
        <w:t xml:space="preserve">Zusammenführung </w:t>
      </w:r>
      <w:r w:rsidR="005512D1" w:rsidRPr="0078391F">
        <w:rPr>
          <w:rFonts w:ascii="MetaNormalLF-Roman" w:hAnsi="MetaNormalLF-Roman"/>
        </w:rPr>
        <w:t>von Unternehmenssteuerstatistiken</w:t>
      </w:r>
    </w:p>
    <w:p w14:paraId="0BB5B5E7" w14:textId="389DE459" w:rsidR="008C4205" w:rsidRPr="0078391F" w:rsidRDefault="002E72C6" w:rsidP="008A598B">
      <w:pPr>
        <w:spacing w:before="120" w:after="120" w:line="360" w:lineRule="auto"/>
        <w:jc w:val="both"/>
        <w:rPr>
          <w:rFonts w:ascii="MetaNormalLF-Roman" w:hAnsi="MetaNormalLF-Roman"/>
        </w:rPr>
      </w:pPr>
      <w:r>
        <w:rPr>
          <w:rFonts w:ascii="MetaNormalLF-Roman" w:hAnsi="MetaNormalLF-Roman"/>
        </w:rPr>
        <w:t>Annette Kristiansen</w:t>
      </w:r>
    </w:p>
    <w:p w14:paraId="5677D631" w14:textId="77777777" w:rsidR="00EF2F17" w:rsidRPr="0078391F" w:rsidRDefault="008C4205" w:rsidP="008A598B">
      <w:pPr>
        <w:spacing w:before="120" w:after="120" w:line="360" w:lineRule="auto"/>
        <w:jc w:val="both"/>
        <w:rPr>
          <w:rFonts w:ascii="MetaNormalLF-Roman" w:hAnsi="MetaNormalLF-Roman"/>
        </w:rPr>
      </w:pPr>
      <w:r w:rsidRPr="0078391F">
        <w:rPr>
          <w:rFonts w:ascii="MetaNormalLF-Roman" w:hAnsi="MetaNormalLF-Roman"/>
          <w:color w:val="4472C4" w:themeColor="accent5"/>
        </w:rPr>
        <w:t>Annette Kristiansen</w:t>
      </w:r>
    </w:p>
    <w:p w14:paraId="55102054" w14:textId="76972A2F" w:rsidR="008C4205" w:rsidRPr="0078391F" w:rsidRDefault="008C4205" w:rsidP="008A598B">
      <w:pPr>
        <w:spacing w:after="120" w:line="360" w:lineRule="auto"/>
        <w:jc w:val="both"/>
        <w:rPr>
          <w:rFonts w:ascii="MetaNormalLF-Roman" w:hAnsi="MetaNormalLF-Roman"/>
        </w:rPr>
      </w:pPr>
      <w:r w:rsidRPr="0078391F">
        <w:rPr>
          <w:rFonts w:ascii="MetaNormalLF-Roman" w:hAnsi="MetaNormalLF-Roman"/>
        </w:rPr>
        <w:t xml:space="preserve">ist </w:t>
      </w:r>
      <w:r w:rsidR="0026328E">
        <w:rPr>
          <w:rFonts w:ascii="MetaNormalLF-Roman" w:hAnsi="MetaNormalLF-Roman"/>
        </w:rPr>
        <w:t xml:space="preserve">Ökonomin und </w:t>
      </w:r>
      <w:r w:rsidRPr="0078391F">
        <w:rPr>
          <w:rFonts w:ascii="MetaNormalLF-Roman" w:hAnsi="MetaNormalLF-Roman"/>
        </w:rPr>
        <w:t>Referentin im Referat „Unternehmenssteuern“ des Statistischen Bund</w:t>
      </w:r>
      <w:r w:rsidR="00E91BFE" w:rsidRPr="0078391F">
        <w:rPr>
          <w:rFonts w:ascii="MetaNormalLF-Roman" w:hAnsi="MetaNormalLF-Roman"/>
        </w:rPr>
        <w:t xml:space="preserve">esamtes. Sie beschäftigt sich mit der Zusammenführung </w:t>
      </w:r>
      <w:r w:rsidR="0000458A">
        <w:rPr>
          <w:rFonts w:ascii="MetaNormalLF-Roman" w:hAnsi="MetaNormalLF-Roman"/>
        </w:rPr>
        <w:t>der</w:t>
      </w:r>
      <w:r w:rsidR="00E91BFE" w:rsidRPr="0078391F">
        <w:rPr>
          <w:rFonts w:ascii="MetaNormalLF-Roman" w:hAnsi="MetaNormalLF-Roman"/>
        </w:rPr>
        <w:t xml:space="preserve"> Unternehmenssteuerstatistiken und </w:t>
      </w:r>
      <w:r w:rsidR="00AC26FF" w:rsidRPr="0078391F">
        <w:rPr>
          <w:rFonts w:ascii="MetaNormalLF-Roman" w:hAnsi="MetaNormalLF-Roman"/>
        </w:rPr>
        <w:t>betreut</w:t>
      </w:r>
      <w:r w:rsidR="00E91BFE" w:rsidRPr="0078391F">
        <w:rPr>
          <w:rFonts w:ascii="MetaNormalLF-Roman" w:hAnsi="MetaNormalLF-Roman"/>
        </w:rPr>
        <w:t xml:space="preserve"> das Netzwerk empirische Steuerforschung</w:t>
      </w:r>
      <w:r w:rsidRPr="0078391F">
        <w:rPr>
          <w:rFonts w:ascii="MetaNormalLF-Roman" w:hAnsi="MetaNormalLF-Roman"/>
        </w:rPr>
        <w:t xml:space="preserve">. </w:t>
      </w:r>
      <w:r w:rsidR="00BC150F" w:rsidRPr="0078391F">
        <w:rPr>
          <w:rFonts w:ascii="MetaNormalLF-Roman" w:hAnsi="MetaNormalLF-Roman"/>
        </w:rPr>
        <w:t xml:space="preserve">Für ihre externe Promotion an der Universität Bremen untersucht </w:t>
      </w:r>
      <w:r w:rsidRPr="0078391F">
        <w:rPr>
          <w:rFonts w:ascii="MetaNormalLF-Roman" w:hAnsi="MetaNormalLF-Roman"/>
        </w:rPr>
        <w:t xml:space="preserve">sie </w:t>
      </w:r>
      <w:r w:rsidR="00BC150F" w:rsidRPr="0078391F">
        <w:rPr>
          <w:rFonts w:ascii="MetaNormalLF-Roman" w:hAnsi="MetaNormalLF-Roman"/>
        </w:rPr>
        <w:t xml:space="preserve">die </w:t>
      </w:r>
      <w:r w:rsidR="0026328E">
        <w:rPr>
          <w:rFonts w:ascii="MetaNormalLF-Roman" w:hAnsi="MetaNormalLF-Roman"/>
        </w:rPr>
        <w:t xml:space="preserve">technologische Vielfalt </w:t>
      </w:r>
      <w:r w:rsidR="004220A9">
        <w:rPr>
          <w:rFonts w:ascii="MetaNormalLF-Roman" w:hAnsi="MetaNormalLF-Roman"/>
        </w:rPr>
        <w:t>multinationaler</w:t>
      </w:r>
      <w:r w:rsidR="0026328E">
        <w:rPr>
          <w:rFonts w:ascii="MetaNormalLF-Roman" w:hAnsi="MetaNormalLF-Roman"/>
        </w:rPr>
        <w:t xml:space="preserve"> </w:t>
      </w:r>
      <w:r w:rsidR="00BC150F" w:rsidRPr="0078391F">
        <w:rPr>
          <w:rFonts w:ascii="MetaNormalLF-Roman" w:hAnsi="MetaNormalLF-Roman"/>
        </w:rPr>
        <w:t>Unternehmen.</w:t>
      </w:r>
    </w:p>
    <w:p w14:paraId="74BC8164" w14:textId="1C315A2B" w:rsidR="001125DF" w:rsidRDefault="001125DF" w:rsidP="008A598B">
      <w:pPr>
        <w:spacing w:before="120" w:after="120" w:line="360" w:lineRule="auto"/>
        <w:ind w:left="1701" w:hanging="1701"/>
        <w:jc w:val="both"/>
        <w:rPr>
          <w:rFonts w:ascii="MetaNormalLF-Roman" w:hAnsi="MetaNormalLF-Roman"/>
          <w:color w:val="4472C4" w:themeColor="accent5"/>
        </w:rPr>
      </w:pPr>
      <w:r w:rsidRPr="0078391F">
        <w:rPr>
          <w:rFonts w:ascii="MetaNormalLF-Roman" w:hAnsi="MetaNormalLF-Roman"/>
          <w:color w:val="4472C4" w:themeColor="accent5"/>
        </w:rPr>
        <w:t xml:space="preserve">Schlüsselwörter: </w:t>
      </w:r>
      <w:r w:rsidRPr="0078391F">
        <w:rPr>
          <w:rFonts w:ascii="MetaNormalLF-Roman" w:hAnsi="MetaNormalLF-Roman"/>
          <w:color w:val="4472C4" w:themeColor="accent5"/>
        </w:rPr>
        <w:tab/>
        <w:t xml:space="preserve">Mikrodatenverknüpfung </w:t>
      </w:r>
      <w:r>
        <w:rPr>
          <w:rFonts w:ascii="MetaNormalLF-Roman" w:hAnsi="MetaNormalLF-Roman"/>
          <w:color w:val="4472C4" w:themeColor="accent5"/>
        </w:rPr>
        <w:t>–</w:t>
      </w:r>
      <w:r w:rsidRPr="0078391F">
        <w:rPr>
          <w:rFonts w:ascii="MetaNormalLF-Roman" w:hAnsi="MetaNormalLF-Roman"/>
          <w:color w:val="4472C4" w:themeColor="accent5"/>
        </w:rPr>
        <w:t xml:space="preserve"> Empirische Steuerforschung </w:t>
      </w:r>
      <w:r>
        <w:rPr>
          <w:rFonts w:ascii="MetaNormalLF-Roman" w:hAnsi="MetaNormalLF-Roman"/>
          <w:color w:val="4472C4" w:themeColor="accent5"/>
        </w:rPr>
        <w:t>–</w:t>
      </w:r>
      <w:r w:rsidRPr="0078391F">
        <w:rPr>
          <w:rFonts w:ascii="MetaNormalLF-Roman" w:hAnsi="MetaNormalLF-Roman"/>
          <w:color w:val="4472C4" w:themeColor="accent5"/>
        </w:rPr>
        <w:t xml:space="preserve"> Unternehmenssteuern </w:t>
      </w:r>
      <w:r>
        <w:rPr>
          <w:rFonts w:ascii="MetaNormalLF-Roman" w:hAnsi="MetaNormalLF-Roman"/>
          <w:color w:val="4472C4" w:themeColor="accent5"/>
        </w:rPr>
        <w:t>–</w:t>
      </w:r>
      <w:r w:rsidRPr="0078391F">
        <w:rPr>
          <w:rFonts w:ascii="MetaNormalLF-Roman" w:hAnsi="MetaNormalLF-Roman"/>
          <w:color w:val="4472C4" w:themeColor="accent5"/>
        </w:rPr>
        <w:t xml:space="preserve"> Umsatzsteuer </w:t>
      </w:r>
      <w:r>
        <w:rPr>
          <w:rFonts w:ascii="MetaNormalLF-Roman" w:hAnsi="MetaNormalLF-Roman"/>
          <w:color w:val="4472C4" w:themeColor="accent5"/>
        </w:rPr>
        <w:t>– Ertragsteuern</w:t>
      </w:r>
    </w:p>
    <w:p w14:paraId="66B5264E" w14:textId="4DC3F149" w:rsidR="008C4205" w:rsidRPr="0078391F" w:rsidRDefault="0052037E" w:rsidP="008A598B">
      <w:pPr>
        <w:pStyle w:val="berschrift1"/>
        <w:numPr>
          <w:ilvl w:val="0"/>
          <w:numId w:val="0"/>
        </w:numPr>
        <w:spacing w:before="120" w:after="120" w:line="360" w:lineRule="auto"/>
        <w:ind w:left="432" w:hanging="432"/>
        <w:jc w:val="both"/>
        <w:rPr>
          <w:rFonts w:ascii="MetaNormalLF-Roman" w:hAnsi="MetaNormalLF-Roman"/>
        </w:rPr>
      </w:pPr>
      <w:r w:rsidRPr="0078391F">
        <w:rPr>
          <w:rFonts w:ascii="MetaNormalLF-Roman" w:hAnsi="MetaNormalLF-Roman"/>
          <w:color w:val="44546A" w:themeColor="text2"/>
        </w:rPr>
        <w:t>ZUSAMMENFASSUNG</w:t>
      </w:r>
    </w:p>
    <w:p w14:paraId="29FA85F3" w14:textId="4E939EAD" w:rsidR="008054A2" w:rsidRPr="0078391F" w:rsidRDefault="008054A2" w:rsidP="008A598B">
      <w:pPr>
        <w:spacing w:before="120" w:after="120" w:line="360" w:lineRule="auto"/>
        <w:jc w:val="both"/>
        <w:rPr>
          <w:rFonts w:ascii="MetaNormalLF-Roman" w:hAnsi="MetaNormalLF-Roman"/>
        </w:rPr>
      </w:pPr>
      <w:r w:rsidRPr="0078391F">
        <w:rPr>
          <w:rFonts w:ascii="MetaNormalLF-Roman" w:hAnsi="MetaNormalLF-Roman"/>
        </w:rPr>
        <w:t xml:space="preserve">Das </w:t>
      </w:r>
      <w:commentRangeStart w:id="0"/>
      <w:commentRangeStart w:id="1"/>
      <w:r w:rsidR="001934A3">
        <w:rPr>
          <w:rFonts w:ascii="MetaNormalLF-Roman" w:hAnsi="MetaNormalLF-Roman"/>
        </w:rPr>
        <w:t>Business-Tax-Panel</w:t>
      </w:r>
      <w:r w:rsidR="006B4981" w:rsidRPr="0078391F">
        <w:rPr>
          <w:rFonts w:ascii="MetaNormalLF-Roman" w:hAnsi="MetaNormalLF-Roman"/>
        </w:rPr>
        <w:t xml:space="preserve"> </w:t>
      </w:r>
      <w:commentRangeEnd w:id="0"/>
      <w:r w:rsidR="0067235C">
        <w:rPr>
          <w:rStyle w:val="Kommentarzeichen"/>
        </w:rPr>
        <w:commentReference w:id="0"/>
      </w:r>
      <w:commentRangeEnd w:id="1"/>
      <w:r w:rsidR="0067235C">
        <w:rPr>
          <w:rStyle w:val="Kommentarzeichen"/>
        </w:rPr>
        <w:commentReference w:id="1"/>
      </w:r>
      <w:r w:rsidR="006B4981" w:rsidRPr="0078391F">
        <w:rPr>
          <w:rFonts w:ascii="MetaNormalLF-Roman" w:hAnsi="MetaNormalLF-Roman"/>
        </w:rPr>
        <w:t>führt die Ertrag</w:t>
      </w:r>
      <w:r w:rsidR="00B4794E" w:rsidRPr="0078391F">
        <w:rPr>
          <w:rFonts w:ascii="MetaNormalLF-Roman" w:hAnsi="MetaNormalLF-Roman"/>
        </w:rPr>
        <w:t>-</w:t>
      </w:r>
      <w:r w:rsidRPr="0078391F">
        <w:rPr>
          <w:rFonts w:ascii="MetaNormalLF-Roman" w:hAnsi="MetaNormalLF-Roman"/>
        </w:rPr>
        <w:t xml:space="preserve"> und Umsatzsteuer</w:t>
      </w:r>
      <w:r w:rsidR="006B4981" w:rsidRPr="0078391F">
        <w:rPr>
          <w:rFonts w:ascii="MetaNormalLF-Roman" w:hAnsi="MetaNormalLF-Roman"/>
        </w:rPr>
        <w:t>statistiken</w:t>
      </w:r>
      <w:ins w:id="2" w:author="Kristiansen, Annette (H36)" w:date="2023-07-21T08:51:00Z">
        <w:r w:rsidR="00546AD4">
          <w:rPr>
            <w:rFonts w:ascii="MetaNormalLF-Roman" w:hAnsi="MetaNormalLF-Roman"/>
          </w:rPr>
          <w:t xml:space="preserve"> des Statistischen Bundesamtes</w:t>
        </w:r>
      </w:ins>
      <w:r w:rsidRPr="0078391F">
        <w:rPr>
          <w:rFonts w:ascii="MetaNormalLF-Roman" w:hAnsi="MetaNormalLF-Roman"/>
        </w:rPr>
        <w:t xml:space="preserve"> </w:t>
      </w:r>
      <w:r w:rsidR="00705E81">
        <w:rPr>
          <w:rFonts w:ascii="MetaNormalLF-Roman" w:hAnsi="MetaNormalLF-Roman"/>
        </w:rPr>
        <w:t xml:space="preserve">bei gleichen Erhebungseinheiten </w:t>
      </w:r>
      <w:r w:rsidR="0067235C" w:rsidRPr="0078391F">
        <w:rPr>
          <w:rFonts w:ascii="MetaNormalLF-Roman" w:hAnsi="MetaNormalLF-Roman"/>
        </w:rPr>
        <w:t xml:space="preserve">im Zeitverlauf </w:t>
      </w:r>
      <w:r w:rsidRPr="0078391F">
        <w:rPr>
          <w:rFonts w:ascii="MetaNormalLF-Roman" w:hAnsi="MetaNormalLF-Roman"/>
        </w:rPr>
        <w:t xml:space="preserve">zusammen. </w:t>
      </w:r>
      <w:r w:rsidR="006B4981" w:rsidRPr="0078391F">
        <w:rPr>
          <w:rFonts w:ascii="MetaNormalLF-Roman" w:hAnsi="MetaNormalLF-Roman"/>
        </w:rPr>
        <w:t xml:space="preserve">Dies stärkt die empirische Steuerforschung mit amtlichen </w:t>
      </w:r>
      <w:r w:rsidR="00677377" w:rsidRPr="0078391F">
        <w:rPr>
          <w:rFonts w:ascii="MetaNormalLF-Roman" w:hAnsi="MetaNormalLF-Roman"/>
        </w:rPr>
        <w:t>Unternehmenssteuerdaten</w:t>
      </w:r>
      <w:r w:rsidR="006B4981" w:rsidRPr="0078391F">
        <w:rPr>
          <w:rFonts w:ascii="MetaNormalLF-Roman" w:hAnsi="MetaNormalLF-Roman"/>
        </w:rPr>
        <w:t xml:space="preserve"> und schafft attraktive Analysemöglichkeiten für Wissenschaft und Politik. </w:t>
      </w:r>
      <w:r w:rsidRPr="0078391F">
        <w:rPr>
          <w:rFonts w:ascii="MetaNormalLF-Roman" w:hAnsi="MetaNormalLF-Roman"/>
        </w:rPr>
        <w:t xml:space="preserve">Neben der </w:t>
      </w:r>
      <w:r w:rsidR="00A36A99" w:rsidRPr="0078391F">
        <w:rPr>
          <w:rFonts w:ascii="MetaNormalLF-Roman" w:hAnsi="MetaNormalLF-Roman"/>
        </w:rPr>
        <w:t>Untersuchung</w:t>
      </w:r>
      <w:r w:rsidRPr="0078391F">
        <w:rPr>
          <w:rFonts w:ascii="MetaNormalLF-Roman" w:hAnsi="MetaNormalLF-Roman"/>
        </w:rPr>
        <w:t xml:space="preserve"> einzelner Steue</w:t>
      </w:r>
      <w:r w:rsidR="00A36A99" w:rsidRPr="0078391F">
        <w:rPr>
          <w:rFonts w:ascii="MetaNormalLF-Roman" w:hAnsi="MetaNormalLF-Roman"/>
        </w:rPr>
        <w:t>rstatistiken im Zeitverlauf ermöglicht das Panel auch steuerstatistikübergreifende Analysen</w:t>
      </w:r>
      <w:r w:rsidRPr="0078391F">
        <w:rPr>
          <w:rFonts w:ascii="MetaNormalLF-Roman" w:hAnsi="MetaNormalLF-Roman"/>
        </w:rPr>
        <w:t xml:space="preserve">. Der Artikel beschreibt die </w:t>
      </w:r>
      <w:r w:rsidR="00A36A99" w:rsidRPr="0078391F">
        <w:rPr>
          <w:rFonts w:ascii="MetaNormalLF-Roman" w:hAnsi="MetaNormalLF-Roman"/>
        </w:rPr>
        <w:t>zugrunde</w:t>
      </w:r>
      <w:r w:rsidR="00FD7A5D">
        <w:rPr>
          <w:rFonts w:ascii="MetaNormalLF-Roman" w:hAnsi="MetaNormalLF-Roman"/>
        </w:rPr>
        <w:t xml:space="preserve"> </w:t>
      </w:r>
      <w:r w:rsidR="00A36A99" w:rsidRPr="0078391F">
        <w:rPr>
          <w:rFonts w:ascii="MetaNormalLF-Roman" w:hAnsi="MetaNormalLF-Roman"/>
        </w:rPr>
        <w:t xml:space="preserve">liegenden </w:t>
      </w:r>
      <w:r w:rsidRPr="0078391F">
        <w:rPr>
          <w:rFonts w:ascii="MetaNormalLF-Roman" w:hAnsi="MetaNormalLF-Roman"/>
        </w:rPr>
        <w:t xml:space="preserve">Einzeldaten sowie das methodische Vorgehen bei der Zusammenführung. Erste deskriptive Einblicke </w:t>
      </w:r>
      <w:r w:rsidR="00A36A99" w:rsidRPr="0078391F">
        <w:rPr>
          <w:rFonts w:ascii="MetaNormalLF-Roman" w:hAnsi="MetaNormalLF-Roman"/>
        </w:rPr>
        <w:t>verdeutlichen</w:t>
      </w:r>
      <w:r w:rsidRPr="0078391F">
        <w:rPr>
          <w:rFonts w:ascii="MetaNormalLF-Roman" w:hAnsi="MetaNormalLF-Roman"/>
        </w:rPr>
        <w:t xml:space="preserve"> das </w:t>
      </w:r>
      <w:r w:rsidR="00A36A99" w:rsidRPr="0078391F">
        <w:rPr>
          <w:rFonts w:ascii="MetaNormalLF-Roman" w:hAnsi="MetaNormalLF-Roman"/>
        </w:rPr>
        <w:t xml:space="preserve">Potenzial für unterschiedliche Forschungsvorhaben, welche </w:t>
      </w:r>
      <w:r w:rsidR="00705E81">
        <w:rPr>
          <w:rFonts w:ascii="MetaNormalLF-Roman" w:hAnsi="MetaNormalLF-Roman"/>
        </w:rPr>
        <w:t>mit</w:t>
      </w:r>
      <w:r w:rsidR="00DC5AAF">
        <w:rPr>
          <w:rFonts w:ascii="MetaNormalLF-Roman" w:hAnsi="MetaNormalLF-Roman"/>
        </w:rPr>
        <w:t>h</w:t>
      </w:r>
      <w:r w:rsidR="00705E81">
        <w:rPr>
          <w:rFonts w:ascii="MetaNormalLF-Roman" w:hAnsi="MetaNormalLF-Roman"/>
        </w:rPr>
        <w:t>ilfe</w:t>
      </w:r>
      <w:r w:rsidR="00A36A99" w:rsidRPr="0078391F">
        <w:rPr>
          <w:rFonts w:ascii="MetaNormalLF-Roman" w:hAnsi="MetaNormalLF-Roman"/>
        </w:rPr>
        <w:t xml:space="preserve"> des </w:t>
      </w:r>
      <w:r w:rsidR="001934A3">
        <w:rPr>
          <w:rFonts w:ascii="MetaNormalLF-Roman" w:hAnsi="MetaNormalLF-Roman"/>
        </w:rPr>
        <w:t>Business-Tax-Panel</w:t>
      </w:r>
      <w:r w:rsidR="00705E81">
        <w:rPr>
          <w:rFonts w:ascii="MetaNormalLF-Roman" w:hAnsi="MetaNormalLF-Roman"/>
        </w:rPr>
        <w:t>s</w:t>
      </w:r>
      <w:r w:rsidR="00A36A99" w:rsidRPr="0078391F">
        <w:rPr>
          <w:rFonts w:ascii="MetaNormalLF-Roman" w:hAnsi="MetaNormalLF-Roman"/>
        </w:rPr>
        <w:t xml:space="preserve"> umsetzbar sind.</w:t>
      </w:r>
    </w:p>
    <w:p w14:paraId="70313572" w14:textId="70A9D71F" w:rsidR="001125DF" w:rsidRPr="0078391F" w:rsidRDefault="001125DF" w:rsidP="008A598B">
      <w:pPr>
        <w:spacing w:before="120" w:after="120" w:line="360" w:lineRule="auto"/>
        <w:ind w:left="1701" w:hanging="1701"/>
        <w:jc w:val="both"/>
        <w:rPr>
          <w:rFonts w:ascii="MetaNormalLF-Roman" w:hAnsi="MetaNormalLF-Roman"/>
          <w:color w:val="4472C4" w:themeColor="accent5"/>
          <w:lang w:val="en-GB"/>
        </w:rPr>
      </w:pPr>
      <w:r w:rsidRPr="0078391F">
        <w:rPr>
          <w:rFonts w:ascii="MetaNormalLF-Roman" w:hAnsi="MetaNormalLF-Roman"/>
          <w:color w:val="4472C4" w:themeColor="accent5"/>
          <w:lang w:val="en-GB"/>
        </w:rPr>
        <w:t xml:space="preserve">Keywords: </w:t>
      </w:r>
      <w:r w:rsidRPr="0078391F">
        <w:rPr>
          <w:rFonts w:ascii="MetaNormalLF-Roman" w:hAnsi="MetaNormalLF-Roman"/>
          <w:color w:val="4472C4" w:themeColor="accent5"/>
          <w:lang w:val="en-GB"/>
        </w:rPr>
        <w:tab/>
      </w:r>
      <w:commentRangeStart w:id="3"/>
      <w:r w:rsidRPr="0078391F">
        <w:rPr>
          <w:rFonts w:ascii="MetaNormalLF-Roman" w:hAnsi="MetaNormalLF-Roman"/>
          <w:color w:val="4472C4" w:themeColor="accent5"/>
          <w:lang w:val="en-GB"/>
        </w:rPr>
        <w:t>Business</w:t>
      </w:r>
      <w:commentRangeEnd w:id="3"/>
      <w:r w:rsidR="00FC5162">
        <w:rPr>
          <w:rStyle w:val="Kommentarzeichen"/>
        </w:rPr>
        <w:commentReference w:id="3"/>
      </w:r>
      <w:r w:rsidRPr="0078391F">
        <w:rPr>
          <w:rFonts w:ascii="MetaNormalLF-Roman" w:hAnsi="MetaNormalLF-Roman"/>
          <w:color w:val="4472C4" w:themeColor="accent5"/>
          <w:lang w:val="en-GB"/>
        </w:rPr>
        <w:t xml:space="preserve"> Tax Statistics </w:t>
      </w:r>
      <w:r>
        <w:rPr>
          <w:rFonts w:ascii="MetaNormalLF-Roman" w:hAnsi="MetaNormalLF-Roman"/>
          <w:color w:val="4472C4" w:themeColor="accent5"/>
          <w:lang w:val="en-GB"/>
        </w:rPr>
        <w:t>–</w:t>
      </w:r>
      <w:r w:rsidRPr="0078391F">
        <w:rPr>
          <w:rFonts w:ascii="MetaNormalLF-Roman" w:hAnsi="MetaNormalLF-Roman"/>
          <w:color w:val="4472C4" w:themeColor="accent5"/>
          <w:lang w:val="en-GB"/>
        </w:rPr>
        <w:t xml:space="preserve"> Micro Data Linking </w:t>
      </w:r>
      <w:r>
        <w:rPr>
          <w:rFonts w:ascii="MetaNormalLF-Roman" w:hAnsi="MetaNormalLF-Roman"/>
          <w:color w:val="4472C4" w:themeColor="accent5"/>
          <w:lang w:val="en-GB"/>
        </w:rPr>
        <w:t>–</w:t>
      </w:r>
      <w:r w:rsidRPr="0078391F">
        <w:rPr>
          <w:rFonts w:ascii="MetaNormalLF-Roman" w:hAnsi="MetaNormalLF-Roman"/>
          <w:color w:val="4472C4" w:themeColor="accent5"/>
          <w:lang w:val="en-GB"/>
        </w:rPr>
        <w:t xml:space="preserve"> Empirical </w:t>
      </w:r>
      <w:r>
        <w:rPr>
          <w:rFonts w:ascii="MetaNormalLF-Roman" w:hAnsi="MetaNormalLF-Roman"/>
          <w:color w:val="4472C4" w:themeColor="accent5"/>
          <w:lang w:val="en-GB"/>
        </w:rPr>
        <w:t>T</w:t>
      </w:r>
      <w:r w:rsidRPr="0078391F">
        <w:rPr>
          <w:rFonts w:ascii="MetaNormalLF-Roman" w:hAnsi="MetaNormalLF-Roman"/>
          <w:color w:val="4472C4" w:themeColor="accent5"/>
          <w:lang w:val="en-GB"/>
        </w:rPr>
        <w:t xml:space="preserve">ax </w:t>
      </w:r>
      <w:r>
        <w:rPr>
          <w:rFonts w:ascii="MetaNormalLF-Roman" w:hAnsi="MetaNormalLF-Roman"/>
          <w:color w:val="4472C4" w:themeColor="accent5"/>
          <w:lang w:val="en-GB"/>
        </w:rPr>
        <w:t>R</w:t>
      </w:r>
      <w:r w:rsidRPr="0078391F">
        <w:rPr>
          <w:rFonts w:ascii="MetaNormalLF-Roman" w:hAnsi="MetaNormalLF-Roman"/>
          <w:color w:val="4472C4" w:themeColor="accent5"/>
          <w:lang w:val="en-GB"/>
        </w:rPr>
        <w:t xml:space="preserve">esearch </w:t>
      </w:r>
      <w:r>
        <w:rPr>
          <w:rFonts w:ascii="MetaNormalLF-Roman" w:hAnsi="MetaNormalLF-Roman"/>
          <w:color w:val="4472C4" w:themeColor="accent5"/>
          <w:lang w:val="en-GB"/>
        </w:rPr>
        <w:t>–</w:t>
      </w:r>
      <w:r w:rsidRPr="0078391F">
        <w:rPr>
          <w:rFonts w:ascii="MetaNormalLF-Roman" w:hAnsi="MetaNormalLF-Roman"/>
          <w:color w:val="4472C4" w:themeColor="accent5"/>
          <w:lang w:val="en-GB"/>
        </w:rPr>
        <w:t xml:space="preserve"> Turnover Tax</w:t>
      </w:r>
      <w:r>
        <w:rPr>
          <w:rFonts w:ascii="MetaNormalLF-Roman" w:hAnsi="MetaNormalLF-Roman"/>
          <w:color w:val="4472C4" w:themeColor="accent5"/>
          <w:lang w:val="en-GB"/>
        </w:rPr>
        <w:t xml:space="preserve"> – Income Tax</w:t>
      </w:r>
    </w:p>
    <w:p w14:paraId="51D670CA" w14:textId="683FB6B8" w:rsidR="008C4205" w:rsidRPr="0078391F" w:rsidRDefault="0052037E" w:rsidP="008A598B">
      <w:pPr>
        <w:pStyle w:val="berschrift1"/>
        <w:numPr>
          <w:ilvl w:val="0"/>
          <w:numId w:val="0"/>
        </w:numPr>
        <w:spacing w:before="120" w:after="120" w:line="360" w:lineRule="auto"/>
        <w:ind w:left="432" w:hanging="432"/>
        <w:jc w:val="both"/>
        <w:rPr>
          <w:rFonts w:ascii="MetaNormalLF-Roman" w:hAnsi="MetaNormalLF-Roman"/>
          <w:lang w:val="en-GB"/>
        </w:rPr>
      </w:pPr>
      <w:r w:rsidRPr="0078391F">
        <w:rPr>
          <w:rFonts w:ascii="MetaNormalLF-Roman" w:hAnsi="MetaNormalLF-Roman"/>
          <w:color w:val="44546A" w:themeColor="text2"/>
          <w:lang w:val="en-GB"/>
        </w:rPr>
        <w:t>ABSTRACT</w:t>
      </w:r>
    </w:p>
    <w:p w14:paraId="4C60CCA9" w14:textId="293DA038" w:rsidR="00297335" w:rsidRPr="0078391F" w:rsidRDefault="00297335" w:rsidP="008A598B">
      <w:pPr>
        <w:spacing w:after="120" w:line="360" w:lineRule="auto"/>
        <w:jc w:val="both"/>
        <w:rPr>
          <w:rFonts w:ascii="MetaNormalLF-Roman" w:hAnsi="MetaNormalLF-Roman"/>
          <w:lang w:val="en-GB"/>
        </w:rPr>
      </w:pPr>
      <w:r w:rsidRPr="0078391F">
        <w:rPr>
          <w:rFonts w:ascii="MetaNormalLF-Roman" w:hAnsi="MetaNormalLF-Roman"/>
          <w:lang w:val="en-GB"/>
        </w:rPr>
        <w:t xml:space="preserve">The Business Tax Panel brings together business and trade tax </w:t>
      </w:r>
      <w:ins w:id="4" w:author="Kristiansen, Annette (H36)" w:date="2023-07-21T08:52:00Z">
        <w:r w:rsidR="00546AD4">
          <w:rPr>
            <w:rFonts w:ascii="MetaNormalLF-Roman" w:hAnsi="MetaNormalLF-Roman"/>
            <w:lang w:val="en-GB"/>
          </w:rPr>
          <w:t xml:space="preserve">of the </w:t>
        </w:r>
        <w:r w:rsidR="00546AD4" w:rsidRPr="00546AD4">
          <w:rPr>
            <w:rFonts w:ascii="MetaNormalLF-Roman" w:hAnsi="MetaNormalLF-Roman"/>
            <w:lang w:val="en-GB"/>
          </w:rPr>
          <w:t>Federal Statistical Office of Germany</w:t>
        </w:r>
        <w:r w:rsidR="00546AD4">
          <w:rPr>
            <w:rFonts w:ascii="MetaNormalLF-Roman" w:hAnsi="MetaNormalLF-Roman"/>
            <w:lang w:val="en-GB"/>
          </w:rPr>
          <w:t xml:space="preserve"> </w:t>
        </w:r>
      </w:ins>
      <w:r w:rsidRPr="0078391F">
        <w:rPr>
          <w:rFonts w:ascii="MetaNormalLF-Roman" w:hAnsi="MetaNormalLF-Roman"/>
          <w:lang w:val="en-GB"/>
        </w:rPr>
        <w:t>over time. This strengthens empirical tax research with official business tax data and creates attractive analysis opportunities for science and politics. In addition to examining individual tax statistics over time, the panel also enables analyses across tax statistics. This article describes the individual data on which the panel is based as well as the methodological procedure used to link them. First descriptive insights illustrate the potential for different research projects that can be implemented with the help of the Business Tax Panel.</w:t>
      </w:r>
    </w:p>
    <w:p w14:paraId="531DAF11" w14:textId="77777777" w:rsidR="009059F4" w:rsidRPr="00CF7AB9" w:rsidRDefault="008C4205" w:rsidP="008A598B">
      <w:pPr>
        <w:pStyle w:val="berschrift1"/>
        <w:numPr>
          <w:ilvl w:val="0"/>
          <w:numId w:val="0"/>
        </w:numPr>
        <w:spacing w:before="120" w:after="120" w:line="360" w:lineRule="auto"/>
        <w:ind w:left="432" w:hanging="432"/>
        <w:jc w:val="both"/>
        <w:rPr>
          <w:rFonts w:ascii="MetaNormalLF-Roman" w:hAnsi="MetaNormalLF-Roman"/>
          <w:b/>
          <w:szCs w:val="24"/>
        </w:rPr>
      </w:pPr>
      <w:r w:rsidRPr="00CF7AB9">
        <w:rPr>
          <w:rFonts w:ascii="MetaNormalLF-Roman" w:hAnsi="MetaNormalLF-Roman"/>
          <w:b/>
          <w:szCs w:val="24"/>
        </w:rPr>
        <w:lastRenderedPageBreak/>
        <w:t xml:space="preserve">1 </w:t>
      </w:r>
    </w:p>
    <w:p w14:paraId="00E380D8" w14:textId="3217B8EA" w:rsidR="008C4205" w:rsidRPr="00CF7AB9" w:rsidRDefault="008C4205" w:rsidP="008A598B">
      <w:pPr>
        <w:pStyle w:val="berschrift1"/>
        <w:numPr>
          <w:ilvl w:val="0"/>
          <w:numId w:val="0"/>
        </w:numPr>
        <w:spacing w:before="120" w:after="120" w:line="360" w:lineRule="auto"/>
        <w:ind w:left="432" w:hanging="432"/>
        <w:jc w:val="both"/>
        <w:rPr>
          <w:rFonts w:ascii="MetaNormalLF-Roman" w:hAnsi="MetaNormalLF-Roman"/>
          <w:b/>
          <w:szCs w:val="24"/>
        </w:rPr>
      </w:pPr>
      <w:r w:rsidRPr="00CF7AB9">
        <w:rPr>
          <w:rFonts w:ascii="MetaNormalLF-Roman" w:hAnsi="MetaNormalLF-Roman"/>
          <w:b/>
        </w:rPr>
        <w:t>Einleitung</w:t>
      </w:r>
    </w:p>
    <w:p w14:paraId="36B4984A" w14:textId="164CEA9D" w:rsidR="00497F97" w:rsidRPr="0078391F" w:rsidRDefault="00235E4F" w:rsidP="008A598B">
      <w:pPr>
        <w:spacing w:before="120" w:after="120" w:line="360" w:lineRule="auto"/>
        <w:jc w:val="both"/>
        <w:rPr>
          <w:rFonts w:ascii="MetaNormalLF-Roman" w:hAnsi="MetaNormalLF-Roman"/>
        </w:rPr>
      </w:pPr>
      <w:r w:rsidRPr="0078391F">
        <w:rPr>
          <w:rFonts w:ascii="MetaNormalLF-Roman" w:hAnsi="MetaNormalLF-Roman"/>
        </w:rPr>
        <w:t xml:space="preserve">Die empirische Steuerforschung </w:t>
      </w:r>
      <w:r w:rsidR="00BC150F" w:rsidRPr="0078391F">
        <w:rPr>
          <w:rFonts w:ascii="MetaNormalLF-Roman" w:hAnsi="MetaNormalLF-Roman"/>
        </w:rPr>
        <w:t xml:space="preserve">mit amtlichen </w:t>
      </w:r>
      <w:r w:rsidRPr="0078391F">
        <w:rPr>
          <w:rFonts w:ascii="MetaNormalLF-Roman" w:hAnsi="MetaNormalLF-Roman"/>
        </w:rPr>
        <w:t>Unternehmenssteuer</w:t>
      </w:r>
      <w:r w:rsidR="00BC150F" w:rsidRPr="0078391F">
        <w:rPr>
          <w:rFonts w:ascii="MetaNormalLF-Roman" w:hAnsi="MetaNormalLF-Roman"/>
        </w:rPr>
        <w:t>daten</w:t>
      </w:r>
      <w:r w:rsidRPr="0078391F">
        <w:rPr>
          <w:rFonts w:ascii="MetaNormalLF-Roman" w:hAnsi="MetaNormalLF-Roman"/>
        </w:rPr>
        <w:t xml:space="preserve"> war bisher nur sehr eingeschränkt möglich. D</w:t>
      </w:r>
      <w:r w:rsidR="0041131D" w:rsidRPr="0078391F">
        <w:rPr>
          <w:rFonts w:ascii="MetaNormalLF-Roman" w:hAnsi="MetaNormalLF-Roman"/>
        </w:rPr>
        <w:t xml:space="preserve">ie Unternehmenssteuerstatistiken </w:t>
      </w:r>
      <w:r w:rsidRPr="0078391F">
        <w:rPr>
          <w:rFonts w:ascii="MetaNormalLF-Roman" w:hAnsi="MetaNormalLF-Roman"/>
        </w:rPr>
        <w:t xml:space="preserve">lagen überwiegend als </w:t>
      </w:r>
      <w:r w:rsidR="00B4794E" w:rsidRPr="0078391F">
        <w:rPr>
          <w:rFonts w:ascii="MetaNormalLF-Roman" w:hAnsi="MetaNormalLF-Roman"/>
        </w:rPr>
        <w:t xml:space="preserve">jährliche </w:t>
      </w:r>
      <w:r w:rsidRPr="0078391F">
        <w:rPr>
          <w:rFonts w:ascii="MetaNormalLF-Roman" w:hAnsi="MetaNormalLF-Roman"/>
        </w:rPr>
        <w:t>Daten</w:t>
      </w:r>
      <w:r w:rsidR="00465DB5" w:rsidRPr="0078391F">
        <w:rPr>
          <w:rFonts w:ascii="MetaNormalLF-Roman" w:hAnsi="MetaNormalLF-Roman"/>
        </w:rPr>
        <w:t>sätze der jeweiligen Steuerstatistik</w:t>
      </w:r>
      <w:r w:rsidRPr="0078391F">
        <w:rPr>
          <w:rFonts w:ascii="MetaNormalLF-Roman" w:hAnsi="MetaNormalLF-Roman"/>
        </w:rPr>
        <w:t xml:space="preserve"> oder </w:t>
      </w:r>
      <w:r w:rsidR="007748BC">
        <w:rPr>
          <w:rFonts w:ascii="MetaNormalLF-Roman" w:hAnsi="MetaNormalLF-Roman"/>
        </w:rPr>
        <w:t>zusammengeführt</w:t>
      </w:r>
      <w:r w:rsidR="007748BC" w:rsidRPr="0078391F">
        <w:rPr>
          <w:rFonts w:ascii="MetaNormalLF-Roman" w:hAnsi="MetaNormalLF-Roman"/>
        </w:rPr>
        <w:t xml:space="preserve"> </w:t>
      </w:r>
      <w:r w:rsidR="0041131D" w:rsidRPr="0078391F">
        <w:rPr>
          <w:rFonts w:ascii="MetaNormalLF-Roman" w:hAnsi="MetaNormalLF-Roman"/>
        </w:rPr>
        <w:t xml:space="preserve">als Querschnitte </w:t>
      </w:r>
      <w:r w:rsidRPr="0078391F">
        <w:rPr>
          <w:rFonts w:ascii="MetaNormalLF-Roman" w:hAnsi="MetaNormalLF-Roman"/>
        </w:rPr>
        <w:t xml:space="preserve">bei den </w:t>
      </w:r>
      <w:r w:rsidR="0041131D" w:rsidRPr="0078391F">
        <w:rPr>
          <w:rFonts w:ascii="MetaNormalLF-Roman" w:hAnsi="MetaNormalLF-Roman"/>
        </w:rPr>
        <w:t xml:space="preserve">Forschungsdatenzentren </w:t>
      </w:r>
      <w:r w:rsidRPr="0078391F">
        <w:rPr>
          <w:rFonts w:ascii="MetaNormalLF-Roman" w:hAnsi="MetaNormalLF-Roman"/>
        </w:rPr>
        <w:t>des Bundes und der Länder</w:t>
      </w:r>
      <w:r w:rsidR="008C3099" w:rsidRPr="0078391F">
        <w:rPr>
          <w:rFonts w:ascii="MetaNormalLF-Roman" w:hAnsi="MetaNormalLF-Roman"/>
        </w:rPr>
        <w:t xml:space="preserve"> (FDZ)</w:t>
      </w:r>
      <w:r w:rsidRPr="0078391F">
        <w:rPr>
          <w:rFonts w:ascii="MetaNormalLF-Roman" w:hAnsi="MetaNormalLF-Roman"/>
        </w:rPr>
        <w:t xml:space="preserve"> vor. </w:t>
      </w:r>
      <w:r w:rsidR="00012DC4" w:rsidRPr="0078391F">
        <w:rPr>
          <w:rFonts w:ascii="MetaNormalLF-Roman" w:hAnsi="MetaNormalLF-Roman"/>
        </w:rPr>
        <w:t>Eine</w:t>
      </w:r>
      <w:r w:rsidRPr="0078391F">
        <w:rPr>
          <w:rFonts w:ascii="MetaNormalLF-Roman" w:hAnsi="MetaNormalLF-Roman"/>
        </w:rPr>
        <w:t xml:space="preserve"> A</w:t>
      </w:r>
      <w:r w:rsidR="00613CD3" w:rsidRPr="0078391F">
        <w:rPr>
          <w:rFonts w:ascii="MetaNormalLF-Roman" w:hAnsi="MetaNormalLF-Roman"/>
        </w:rPr>
        <w:t>usnahme bildet das Umsatzsteuerp</w:t>
      </w:r>
      <w:r w:rsidRPr="0078391F">
        <w:rPr>
          <w:rFonts w:ascii="MetaNormalLF-Roman" w:hAnsi="MetaNormalLF-Roman"/>
        </w:rPr>
        <w:t>anel</w:t>
      </w:r>
      <w:r w:rsidR="00555AB7">
        <w:rPr>
          <w:rFonts w:ascii="MetaNormalLF-Roman" w:hAnsi="MetaNormalLF-Roman"/>
        </w:rPr>
        <w:t>, in dem</w:t>
      </w:r>
      <w:r w:rsidR="00BC150F" w:rsidRPr="0078391F">
        <w:rPr>
          <w:rFonts w:ascii="MetaNormalLF-Roman" w:hAnsi="MetaNormalLF-Roman"/>
        </w:rPr>
        <w:t xml:space="preserve"> </w:t>
      </w:r>
      <w:r w:rsidR="00BD7635" w:rsidRPr="0078391F">
        <w:rPr>
          <w:rFonts w:ascii="MetaNormalLF-Roman" w:hAnsi="MetaNormalLF-Roman"/>
        </w:rPr>
        <w:t>die Umsatzsteuer-Voranmeldung mit dem statistischen Unternehmensregister</w:t>
      </w:r>
      <w:r w:rsidR="00B24D3B">
        <w:rPr>
          <w:rFonts w:ascii="MetaNormalLF-Roman" w:hAnsi="MetaNormalLF-Roman"/>
        </w:rPr>
        <w:t xml:space="preserve"> </w:t>
      </w:r>
      <w:r w:rsidR="00AC0910">
        <w:rPr>
          <w:rFonts w:ascii="MetaNormalLF-Roman" w:hAnsi="MetaNormalLF-Roman"/>
        </w:rPr>
        <w:t xml:space="preserve">für die einzelnen Steuerpflichtigen </w:t>
      </w:r>
      <w:r w:rsidR="00BD7635" w:rsidRPr="0078391F">
        <w:rPr>
          <w:rFonts w:ascii="MetaNormalLF-Roman" w:hAnsi="MetaNormalLF-Roman"/>
        </w:rPr>
        <w:t xml:space="preserve">im Zeitverlauf zusammengeführt </w:t>
      </w:r>
      <w:r w:rsidR="00555AB7">
        <w:rPr>
          <w:rFonts w:ascii="MetaNormalLF-Roman" w:hAnsi="MetaNormalLF-Roman"/>
        </w:rPr>
        <w:t xml:space="preserve">wird </w:t>
      </w:r>
      <w:r w:rsidR="00BD7635" w:rsidRPr="0078391F">
        <w:rPr>
          <w:rFonts w:ascii="MetaNormalLF-Roman" w:hAnsi="MetaNormalLF-Roman"/>
        </w:rPr>
        <w:t>(</w:t>
      </w:r>
      <w:proofErr w:type="spellStart"/>
      <w:r w:rsidR="00BD7635" w:rsidRPr="0078391F">
        <w:rPr>
          <w:rFonts w:ascii="MetaNormalLF-Roman" w:hAnsi="MetaNormalLF-Roman"/>
        </w:rPr>
        <w:t>Harendt</w:t>
      </w:r>
      <w:proofErr w:type="spellEnd"/>
      <w:r w:rsidR="00BD7635" w:rsidRPr="0078391F">
        <w:rPr>
          <w:rFonts w:ascii="MetaNormalLF-Roman" w:hAnsi="MetaNormalLF-Roman"/>
        </w:rPr>
        <w:t xml:space="preserve">, 2021). </w:t>
      </w:r>
      <w:r w:rsidRPr="0078391F">
        <w:rPr>
          <w:rFonts w:ascii="MetaNormalLF-Roman" w:hAnsi="MetaNormalLF-Roman"/>
        </w:rPr>
        <w:t>Da</w:t>
      </w:r>
      <w:r w:rsidR="00BC150F" w:rsidRPr="0078391F">
        <w:rPr>
          <w:rFonts w:ascii="MetaNormalLF-Roman" w:hAnsi="MetaNormalLF-Roman"/>
        </w:rPr>
        <w:t>s</w:t>
      </w:r>
      <w:r w:rsidRPr="0078391F">
        <w:rPr>
          <w:rFonts w:ascii="MetaNormalLF-Roman" w:hAnsi="MetaNormalLF-Roman"/>
        </w:rPr>
        <w:t xml:space="preserve">s </w:t>
      </w:r>
      <w:r w:rsidR="00012DC4" w:rsidRPr="0078391F">
        <w:rPr>
          <w:rFonts w:ascii="MetaNormalLF-Roman" w:hAnsi="MetaNormalLF-Roman"/>
        </w:rPr>
        <w:t xml:space="preserve">ein </w:t>
      </w:r>
      <w:r w:rsidRPr="0078391F">
        <w:rPr>
          <w:rFonts w:ascii="MetaNormalLF-Roman" w:hAnsi="MetaNormalLF-Roman"/>
        </w:rPr>
        <w:t xml:space="preserve">Defizit </w:t>
      </w:r>
      <w:r w:rsidR="00012DC4" w:rsidRPr="0078391F">
        <w:rPr>
          <w:rFonts w:ascii="MetaNormalLF-Roman" w:hAnsi="MetaNormalLF-Roman"/>
        </w:rPr>
        <w:t xml:space="preserve">beim </w:t>
      </w:r>
      <w:r w:rsidRPr="0078391F">
        <w:rPr>
          <w:rFonts w:ascii="MetaNormalLF-Roman" w:hAnsi="MetaNormalLF-Roman"/>
        </w:rPr>
        <w:t>Datenangebo</w:t>
      </w:r>
      <w:r w:rsidR="00012DC4" w:rsidRPr="0078391F">
        <w:rPr>
          <w:rFonts w:ascii="MetaNormalLF-Roman" w:hAnsi="MetaNormalLF-Roman"/>
        </w:rPr>
        <w:t>t</w:t>
      </w:r>
      <w:r w:rsidRPr="0078391F">
        <w:rPr>
          <w:rFonts w:ascii="MetaNormalLF-Roman" w:hAnsi="MetaNormalLF-Roman"/>
        </w:rPr>
        <w:t xml:space="preserve"> für die evidenzbasierte Politikberatung </w:t>
      </w:r>
      <w:r w:rsidR="00012DC4" w:rsidRPr="0078391F">
        <w:rPr>
          <w:rFonts w:ascii="MetaNormalLF-Roman" w:hAnsi="MetaNormalLF-Roman"/>
        </w:rPr>
        <w:t>in Deutschland besteht</w:t>
      </w:r>
      <w:r w:rsidR="00BC150F" w:rsidRPr="0078391F">
        <w:rPr>
          <w:rFonts w:ascii="MetaNormalLF-Roman" w:hAnsi="MetaNormalLF-Roman"/>
        </w:rPr>
        <w:t>,</w:t>
      </w:r>
      <w:r w:rsidR="00012DC4" w:rsidRPr="0078391F">
        <w:rPr>
          <w:rFonts w:ascii="MetaNormalLF-Roman" w:hAnsi="MetaNormalLF-Roman"/>
        </w:rPr>
        <w:t xml:space="preserve"> </w:t>
      </w:r>
      <w:commentRangeStart w:id="5"/>
      <w:r w:rsidR="00555AB7">
        <w:rPr>
          <w:rFonts w:ascii="MetaNormalLF-Roman" w:hAnsi="MetaNormalLF-Roman"/>
        </w:rPr>
        <w:t>hat</w:t>
      </w:r>
      <w:r w:rsidR="00555AB7" w:rsidRPr="0078391F">
        <w:rPr>
          <w:rFonts w:ascii="MetaNormalLF-Roman" w:hAnsi="MetaNormalLF-Roman"/>
        </w:rPr>
        <w:t xml:space="preserve"> </w:t>
      </w:r>
      <w:commentRangeEnd w:id="5"/>
      <w:r w:rsidR="007E3AD5">
        <w:rPr>
          <w:rStyle w:val="Kommentarzeichen"/>
        </w:rPr>
        <w:commentReference w:id="5"/>
      </w:r>
      <w:r w:rsidR="009059F4">
        <w:rPr>
          <w:rFonts w:ascii="MetaNormalLF-Roman" w:hAnsi="MetaNormalLF-Roman"/>
        </w:rPr>
        <w:t>unter anderem</w:t>
      </w:r>
      <w:r w:rsidR="00AC0910">
        <w:rPr>
          <w:rFonts w:ascii="MetaNormalLF-Roman" w:hAnsi="MetaNormalLF-Roman"/>
        </w:rPr>
        <w:t xml:space="preserve"> </w:t>
      </w:r>
      <w:r w:rsidRPr="0078391F">
        <w:rPr>
          <w:rFonts w:ascii="MetaNormalLF-Roman" w:hAnsi="MetaNormalLF-Roman"/>
        </w:rPr>
        <w:t>de</w:t>
      </w:r>
      <w:r w:rsidR="00CC46CD">
        <w:rPr>
          <w:rFonts w:ascii="MetaNormalLF-Roman" w:hAnsi="MetaNormalLF-Roman"/>
        </w:rPr>
        <w:t>r</w:t>
      </w:r>
      <w:r w:rsidRPr="0078391F">
        <w:rPr>
          <w:rFonts w:ascii="MetaNormalLF-Roman" w:hAnsi="MetaNormalLF-Roman"/>
        </w:rPr>
        <w:t xml:space="preserve"> Wissenschaftliche Beirat beim Bundesministerium der Finanzen </w:t>
      </w:r>
      <w:r w:rsidR="007E3AD5">
        <w:rPr>
          <w:rFonts w:ascii="MetaNormalLF-Roman" w:hAnsi="MetaNormalLF-Roman"/>
        </w:rPr>
        <w:t>in seinem</w:t>
      </w:r>
      <w:r w:rsidR="007E3AD5" w:rsidRPr="0078391F">
        <w:rPr>
          <w:rFonts w:ascii="MetaNormalLF-Roman" w:hAnsi="MetaNormalLF-Roman"/>
        </w:rPr>
        <w:t xml:space="preserve"> Gutachten</w:t>
      </w:r>
      <w:r w:rsidR="007E3AD5">
        <w:rPr>
          <w:rFonts w:ascii="MetaNormalLF-Roman" w:hAnsi="MetaNormalLF-Roman"/>
        </w:rPr>
        <w:t xml:space="preserve"> </w:t>
      </w:r>
      <w:r w:rsidR="00197E4C">
        <w:rPr>
          <w:rFonts w:ascii="MetaNormalLF-Roman" w:hAnsi="MetaNormalLF-Roman"/>
        </w:rPr>
        <w:t>(</w:t>
      </w:r>
      <w:r w:rsidR="00012DC4" w:rsidRPr="0078391F">
        <w:rPr>
          <w:rFonts w:ascii="MetaNormalLF-Roman" w:hAnsi="MetaNormalLF-Roman"/>
        </w:rPr>
        <w:t>2020</w:t>
      </w:r>
      <w:r w:rsidR="00197E4C">
        <w:rPr>
          <w:rFonts w:ascii="MetaNormalLF-Roman" w:hAnsi="MetaNormalLF-Roman"/>
        </w:rPr>
        <w:t>)</w:t>
      </w:r>
      <w:r w:rsidR="00012DC4" w:rsidRPr="0078391F">
        <w:rPr>
          <w:rFonts w:ascii="MetaNormalLF-Roman" w:hAnsi="MetaNormalLF-Roman"/>
        </w:rPr>
        <w:t xml:space="preserve"> festgestellt. Seitdem vernetzen sich Wissenschaft, Finanzverwaltung und amtliche Statistik</w:t>
      </w:r>
      <w:r w:rsidR="00BC150F" w:rsidRPr="0078391F">
        <w:rPr>
          <w:rFonts w:ascii="MetaNormalLF-Roman" w:hAnsi="MetaNormalLF-Roman"/>
        </w:rPr>
        <w:t>,</w:t>
      </w:r>
      <w:r w:rsidR="00012DC4" w:rsidRPr="0078391F">
        <w:rPr>
          <w:rFonts w:ascii="MetaNormalLF-Roman" w:hAnsi="MetaNormalLF-Roman"/>
        </w:rPr>
        <w:t xml:space="preserve"> um die empirische Steuerforschung in Deutschland zu stärken</w:t>
      </w:r>
      <w:commentRangeStart w:id="6"/>
      <w:r w:rsidR="001366FC" w:rsidRPr="0078391F">
        <w:rPr>
          <w:rStyle w:val="Funotenzeichen"/>
          <w:rFonts w:ascii="MetaNormalLF-Roman" w:hAnsi="MetaNormalLF-Roman"/>
        </w:rPr>
        <w:footnoteReference w:id="1"/>
      </w:r>
      <w:commentRangeEnd w:id="6"/>
      <w:r w:rsidR="000E1726">
        <w:rPr>
          <w:rStyle w:val="Kommentarzeichen"/>
        </w:rPr>
        <w:commentReference w:id="6"/>
      </w:r>
      <w:r w:rsidR="00012DC4" w:rsidRPr="0078391F">
        <w:rPr>
          <w:rFonts w:ascii="MetaNormalLF-Roman" w:hAnsi="MetaNormalLF-Roman"/>
        </w:rPr>
        <w:t xml:space="preserve">. </w:t>
      </w:r>
    </w:p>
    <w:p w14:paraId="721D8A65" w14:textId="515A4323" w:rsidR="004E1673" w:rsidRPr="0078391F" w:rsidRDefault="004E1673" w:rsidP="008A598B">
      <w:pPr>
        <w:spacing w:before="120" w:after="120" w:line="360" w:lineRule="auto"/>
        <w:jc w:val="both"/>
        <w:rPr>
          <w:rFonts w:ascii="MetaNormalLF-Roman" w:hAnsi="MetaNormalLF-Roman"/>
        </w:rPr>
      </w:pPr>
      <w:r w:rsidRPr="0078391F">
        <w:rPr>
          <w:rFonts w:ascii="MetaNormalLF-Roman" w:hAnsi="MetaNormalLF-Roman"/>
        </w:rPr>
        <w:t>D</w:t>
      </w:r>
      <w:r w:rsidR="00A86DFC" w:rsidRPr="0078391F">
        <w:rPr>
          <w:rFonts w:ascii="MetaNormalLF-Roman" w:hAnsi="MetaNormalLF-Roman"/>
        </w:rPr>
        <w:t xml:space="preserve">as </w:t>
      </w:r>
      <w:commentRangeStart w:id="11"/>
      <w:r w:rsidR="00A86DFC" w:rsidRPr="0078391F">
        <w:rPr>
          <w:rFonts w:ascii="MetaNormalLF-Roman" w:hAnsi="MetaNormalLF-Roman"/>
        </w:rPr>
        <w:t>Steuerstatistikgesetz</w:t>
      </w:r>
      <w:commentRangeEnd w:id="11"/>
      <w:r w:rsidR="000E1726">
        <w:rPr>
          <w:rStyle w:val="Kommentarzeichen"/>
        </w:rPr>
        <w:commentReference w:id="11"/>
      </w:r>
      <w:r w:rsidR="00570945" w:rsidRPr="0078391F">
        <w:rPr>
          <w:rFonts w:ascii="MetaNormalLF-Roman" w:hAnsi="MetaNormalLF-Roman"/>
        </w:rPr>
        <w:t xml:space="preserve"> (</w:t>
      </w:r>
      <w:proofErr w:type="spellStart"/>
      <w:r w:rsidR="00613CD3" w:rsidRPr="0078391F">
        <w:rPr>
          <w:rFonts w:ascii="MetaNormalLF-Roman" w:hAnsi="MetaNormalLF-Roman"/>
        </w:rPr>
        <w:t>St</w:t>
      </w:r>
      <w:r w:rsidR="00570945" w:rsidRPr="0078391F">
        <w:rPr>
          <w:rFonts w:ascii="MetaNormalLF-Roman" w:hAnsi="MetaNormalLF-Roman"/>
        </w:rPr>
        <w:t>StatG</w:t>
      </w:r>
      <w:proofErr w:type="spellEnd"/>
      <w:r w:rsidR="00570945" w:rsidRPr="0078391F">
        <w:rPr>
          <w:rFonts w:ascii="MetaNormalLF-Roman" w:hAnsi="MetaNormalLF-Roman"/>
        </w:rPr>
        <w:t>)</w:t>
      </w:r>
      <w:r w:rsidR="00A86DFC" w:rsidRPr="0078391F">
        <w:rPr>
          <w:rFonts w:ascii="MetaNormalLF-Roman" w:hAnsi="MetaNormalLF-Roman"/>
        </w:rPr>
        <w:t xml:space="preserve"> </w:t>
      </w:r>
      <w:r w:rsidRPr="0078391F">
        <w:rPr>
          <w:rFonts w:ascii="MetaNormalLF-Roman" w:hAnsi="MetaNormalLF-Roman"/>
        </w:rPr>
        <w:t xml:space="preserve">erlaubt </w:t>
      </w:r>
      <w:r w:rsidR="00A86DFC" w:rsidRPr="0078391F">
        <w:rPr>
          <w:rFonts w:ascii="MetaNormalLF-Roman" w:hAnsi="MetaNormalLF-Roman"/>
        </w:rPr>
        <w:t>explizit</w:t>
      </w:r>
      <w:r w:rsidR="007E3AD5">
        <w:rPr>
          <w:rFonts w:ascii="MetaNormalLF-Roman" w:hAnsi="MetaNormalLF-Roman"/>
        </w:rPr>
        <w:t>,</w:t>
      </w:r>
      <w:r w:rsidR="00A86DFC" w:rsidRPr="0078391F">
        <w:rPr>
          <w:rFonts w:ascii="MetaNormalLF-Roman" w:hAnsi="MetaNormalLF-Roman"/>
        </w:rPr>
        <w:t xml:space="preserve"> </w:t>
      </w:r>
      <w:r w:rsidR="00370456" w:rsidRPr="0078391F">
        <w:rPr>
          <w:rFonts w:ascii="MetaNormalLF-Roman" w:hAnsi="MetaNormalLF-Roman"/>
        </w:rPr>
        <w:t>für wissenschaftliche Analyse</w:t>
      </w:r>
      <w:r w:rsidR="00EA520B" w:rsidRPr="0078391F">
        <w:rPr>
          <w:rFonts w:ascii="MetaNormalLF-Roman" w:hAnsi="MetaNormalLF-Roman"/>
        </w:rPr>
        <w:t>n</w:t>
      </w:r>
      <w:r w:rsidR="00370456" w:rsidRPr="0078391F">
        <w:rPr>
          <w:rFonts w:ascii="MetaNormalLF-Roman" w:hAnsi="MetaNormalLF-Roman"/>
        </w:rPr>
        <w:t xml:space="preserve"> </w:t>
      </w:r>
      <w:r w:rsidR="00A86DFC" w:rsidRPr="0078391F">
        <w:rPr>
          <w:rFonts w:ascii="MetaNormalLF-Roman" w:hAnsi="MetaNormalLF-Roman"/>
        </w:rPr>
        <w:t xml:space="preserve">die </w:t>
      </w:r>
      <w:r w:rsidR="00AC0910">
        <w:rPr>
          <w:rFonts w:ascii="MetaNormalLF-Roman" w:hAnsi="MetaNormalLF-Roman"/>
        </w:rPr>
        <w:t xml:space="preserve">Einzeldatensätze der Steuerpflichtigen der </w:t>
      </w:r>
      <w:r w:rsidR="00A86DFC" w:rsidRPr="0078391F">
        <w:rPr>
          <w:rFonts w:ascii="MetaNormalLF-Roman" w:hAnsi="MetaNormalLF-Roman"/>
        </w:rPr>
        <w:t>verschiedenen Unt</w:t>
      </w:r>
      <w:r w:rsidR="009062CE" w:rsidRPr="0078391F">
        <w:rPr>
          <w:rFonts w:ascii="MetaNormalLF-Roman" w:hAnsi="MetaNormalLF-Roman"/>
        </w:rPr>
        <w:t>ernehmenssteuer</w:t>
      </w:r>
      <w:r w:rsidR="00AC0910">
        <w:rPr>
          <w:rFonts w:ascii="MetaNormalLF-Roman" w:hAnsi="MetaNormalLF-Roman"/>
        </w:rPr>
        <w:t>statistiken</w:t>
      </w:r>
      <w:r w:rsidR="009062CE" w:rsidRPr="0078391F">
        <w:rPr>
          <w:rFonts w:ascii="MetaNormalLF-Roman" w:hAnsi="MetaNormalLF-Roman"/>
        </w:rPr>
        <w:t xml:space="preserve"> untereinander</w:t>
      </w:r>
      <w:r w:rsidR="00BC150F" w:rsidRPr="0078391F">
        <w:rPr>
          <w:rFonts w:ascii="MetaNormalLF-Roman" w:hAnsi="MetaNormalLF-Roman"/>
        </w:rPr>
        <w:t xml:space="preserve"> sowie</w:t>
      </w:r>
      <w:r w:rsidR="00E767C6" w:rsidRPr="0078391F">
        <w:rPr>
          <w:rFonts w:ascii="MetaNormalLF-Roman" w:hAnsi="MetaNormalLF-Roman"/>
        </w:rPr>
        <w:t xml:space="preserve"> </w:t>
      </w:r>
      <w:r w:rsidR="00BB1118">
        <w:rPr>
          <w:rFonts w:ascii="MetaNormalLF-Roman" w:hAnsi="MetaNormalLF-Roman"/>
        </w:rPr>
        <w:t xml:space="preserve">mit </w:t>
      </w:r>
      <w:r w:rsidR="001549DD" w:rsidRPr="0078391F">
        <w:rPr>
          <w:rFonts w:ascii="MetaNormalLF-Roman" w:hAnsi="MetaNormalLF-Roman"/>
        </w:rPr>
        <w:t xml:space="preserve">der </w:t>
      </w:r>
      <w:r w:rsidR="00E767C6" w:rsidRPr="0078391F">
        <w:rPr>
          <w:rFonts w:ascii="MetaNormalLF-Roman" w:hAnsi="MetaNormalLF-Roman"/>
        </w:rPr>
        <w:t>Einkommensteuerstatistik</w:t>
      </w:r>
      <w:r w:rsidR="00060617">
        <w:rPr>
          <w:rFonts w:ascii="MetaNormalLF-Roman" w:hAnsi="MetaNormalLF-Roman"/>
        </w:rPr>
        <w:t>,</w:t>
      </w:r>
      <w:r w:rsidR="006861D7" w:rsidRPr="00FC31BA">
        <w:rPr>
          <w:rFonts w:ascii="MetaNormalLF-Roman" w:hAnsi="MetaNormalLF-Roman"/>
        </w:rPr>
        <w:t xml:space="preserve"> soweit sie sich auf Einzelunternehmen, Personengesellschaften, Gemeinschaften u</w:t>
      </w:r>
      <w:r w:rsidR="00BB1118" w:rsidRPr="00FC31BA">
        <w:rPr>
          <w:rFonts w:ascii="MetaNormalLF-Roman" w:hAnsi="MetaNormalLF-Roman"/>
        </w:rPr>
        <w:t>nd juristische Personen bezieht</w:t>
      </w:r>
      <w:r w:rsidR="00393981">
        <w:rPr>
          <w:rFonts w:ascii="MetaNormalLF-Roman" w:hAnsi="MetaNormalLF-Roman"/>
        </w:rPr>
        <w:t>,</w:t>
      </w:r>
      <w:r w:rsidR="00586147">
        <w:rPr>
          <w:rFonts w:ascii="MetaNormalLF-Roman" w:hAnsi="MetaNormalLF-Roman"/>
        </w:rPr>
        <w:t xml:space="preserve"> </w:t>
      </w:r>
      <w:r w:rsidR="00BC150F" w:rsidRPr="0078391F">
        <w:rPr>
          <w:rFonts w:ascii="MetaNormalLF-Roman" w:hAnsi="MetaNormalLF-Roman"/>
        </w:rPr>
        <w:t xml:space="preserve">und </w:t>
      </w:r>
      <w:r w:rsidR="00A86DFC" w:rsidRPr="0078391F">
        <w:rPr>
          <w:rFonts w:ascii="MetaNormalLF-Roman" w:hAnsi="MetaNormalLF-Roman"/>
        </w:rPr>
        <w:t>mit dem Statistikregister (</w:t>
      </w:r>
      <w:r w:rsidR="00451826" w:rsidRPr="0078391F">
        <w:rPr>
          <w:rFonts w:ascii="MetaNormalLF-Roman" w:hAnsi="MetaNormalLF-Roman"/>
        </w:rPr>
        <w:t>statistische</w:t>
      </w:r>
      <w:r w:rsidR="00B531A0" w:rsidRPr="0078391F">
        <w:rPr>
          <w:rFonts w:ascii="MetaNormalLF-Roman" w:hAnsi="MetaNormalLF-Roman"/>
        </w:rPr>
        <w:t>s</w:t>
      </w:r>
      <w:r w:rsidR="00451826" w:rsidRPr="0078391F">
        <w:rPr>
          <w:rFonts w:ascii="MetaNormalLF-Roman" w:hAnsi="MetaNormalLF-Roman"/>
        </w:rPr>
        <w:t xml:space="preserve"> </w:t>
      </w:r>
      <w:r w:rsidR="00A86DFC" w:rsidRPr="0078391F">
        <w:rPr>
          <w:rFonts w:ascii="MetaNormalLF-Roman" w:hAnsi="MetaNormalLF-Roman"/>
        </w:rPr>
        <w:t xml:space="preserve">Unternehmensregister) </w:t>
      </w:r>
      <w:commentRangeStart w:id="12"/>
      <w:r w:rsidR="007E3AD5">
        <w:rPr>
          <w:rFonts w:ascii="MetaNormalLF-Roman" w:hAnsi="MetaNormalLF-Roman"/>
        </w:rPr>
        <w:t>zusammenzuführen</w:t>
      </w:r>
      <w:r w:rsidR="007E3AD5" w:rsidRPr="0078391F">
        <w:rPr>
          <w:rFonts w:ascii="MetaNormalLF-Roman" w:hAnsi="MetaNormalLF-Roman"/>
        </w:rPr>
        <w:t xml:space="preserve"> </w:t>
      </w:r>
      <w:commentRangeEnd w:id="12"/>
      <w:r w:rsidR="007E3AD5">
        <w:rPr>
          <w:rStyle w:val="Kommentarzeichen"/>
        </w:rPr>
        <w:commentReference w:id="12"/>
      </w:r>
      <w:r w:rsidR="00F07856" w:rsidRPr="0078391F">
        <w:rPr>
          <w:rFonts w:ascii="MetaNormalLF-Roman" w:hAnsi="MetaNormalLF-Roman"/>
        </w:rPr>
        <w:t>(§ 7a Abs</w:t>
      </w:r>
      <w:r w:rsidR="009059F4">
        <w:rPr>
          <w:rFonts w:ascii="MetaNormalLF-Roman" w:hAnsi="MetaNormalLF-Roman"/>
        </w:rPr>
        <w:t>atz</w:t>
      </w:r>
      <w:r w:rsidR="00F07856" w:rsidRPr="0078391F">
        <w:rPr>
          <w:rFonts w:ascii="MetaNormalLF-Roman" w:hAnsi="MetaNormalLF-Roman"/>
        </w:rPr>
        <w:t xml:space="preserve"> 1</w:t>
      </w:r>
      <w:r w:rsidR="00555AB7" w:rsidRPr="00555AB7">
        <w:rPr>
          <w:rFonts w:ascii="MetaNormalLF-Roman" w:hAnsi="MetaNormalLF-Roman"/>
        </w:rPr>
        <w:t xml:space="preserve"> </w:t>
      </w:r>
      <w:proofErr w:type="spellStart"/>
      <w:r w:rsidR="00555AB7" w:rsidRPr="0078391F">
        <w:rPr>
          <w:rFonts w:ascii="MetaNormalLF-Roman" w:hAnsi="MetaNormalLF-Roman"/>
        </w:rPr>
        <w:t>StStatG</w:t>
      </w:r>
      <w:proofErr w:type="spellEnd"/>
      <w:r w:rsidR="00F07856" w:rsidRPr="0078391F">
        <w:rPr>
          <w:rFonts w:ascii="MetaNormalLF-Roman" w:hAnsi="MetaNormalLF-Roman"/>
        </w:rPr>
        <w:t xml:space="preserve">). Auch Verlaufsuntersuchungen dieser Datensätze sind dort geregelt </w:t>
      </w:r>
      <w:r w:rsidR="00370456" w:rsidRPr="0078391F">
        <w:rPr>
          <w:rFonts w:ascii="MetaNormalLF-Roman" w:hAnsi="MetaNormalLF-Roman"/>
        </w:rPr>
        <w:t xml:space="preserve">(§ 7a </w:t>
      </w:r>
      <w:r w:rsidR="00F07856" w:rsidRPr="0078391F">
        <w:rPr>
          <w:rFonts w:ascii="MetaNormalLF-Roman" w:hAnsi="MetaNormalLF-Roman"/>
        </w:rPr>
        <w:t>Abs</w:t>
      </w:r>
      <w:r w:rsidR="009059F4">
        <w:rPr>
          <w:rFonts w:ascii="MetaNormalLF-Roman" w:hAnsi="MetaNormalLF-Roman"/>
        </w:rPr>
        <w:t>atz</w:t>
      </w:r>
      <w:r w:rsidR="00370456" w:rsidRPr="0078391F">
        <w:rPr>
          <w:rFonts w:ascii="MetaNormalLF-Roman" w:hAnsi="MetaNormalLF-Roman"/>
        </w:rPr>
        <w:t xml:space="preserve"> 2</w:t>
      </w:r>
      <w:r w:rsidR="00555AB7" w:rsidRPr="00555AB7">
        <w:rPr>
          <w:rFonts w:ascii="MetaNormalLF-Roman" w:hAnsi="MetaNormalLF-Roman"/>
        </w:rPr>
        <w:t xml:space="preserve"> </w:t>
      </w:r>
      <w:proofErr w:type="spellStart"/>
      <w:r w:rsidR="00555AB7" w:rsidRPr="0078391F">
        <w:rPr>
          <w:rFonts w:ascii="MetaNormalLF-Roman" w:hAnsi="MetaNormalLF-Roman"/>
        </w:rPr>
        <w:t>StStatG</w:t>
      </w:r>
      <w:proofErr w:type="spellEnd"/>
      <w:r w:rsidR="00370456" w:rsidRPr="0078391F">
        <w:rPr>
          <w:rFonts w:ascii="MetaNormalLF-Roman" w:hAnsi="MetaNormalLF-Roman"/>
        </w:rPr>
        <w:t>)</w:t>
      </w:r>
      <w:r w:rsidRPr="0078391F">
        <w:rPr>
          <w:rFonts w:ascii="MetaNormalLF-Roman" w:hAnsi="MetaNormalLF-Roman"/>
        </w:rPr>
        <w:t xml:space="preserve">. Insbesondere </w:t>
      </w:r>
      <w:r w:rsidR="007E3AD5">
        <w:rPr>
          <w:rFonts w:ascii="MetaNormalLF-Roman" w:hAnsi="MetaNormalLF-Roman"/>
        </w:rPr>
        <w:t>dient</w:t>
      </w:r>
      <w:r w:rsidR="007E3AD5" w:rsidRPr="0078391F">
        <w:rPr>
          <w:rFonts w:ascii="MetaNormalLF-Roman" w:hAnsi="MetaNormalLF-Roman"/>
        </w:rPr>
        <w:t xml:space="preserve"> </w:t>
      </w:r>
      <w:r w:rsidRPr="0078391F">
        <w:rPr>
          <w:rFonts w:ascii="MetaNormalLF-Roman" w:hAnsi="MetaNormalLF-Roman"/>
        </w:rPr>
        <w:t xml:space="preserve">die Zusammenführung </w:t>
      </w:r>
      <w:r w:rsidR="000F71FA" w:rsidRPr="0078391F">
        <w:rPr>
          <w:rFonts w:ascii="MetaNormalLF-Roman" w:hAnsi="MetaNormalLF-Roman"/>
        </w:rPr>
        <w:t xml:space="preserve">zunächst </w:t>
      </w:r>
      <w:r w:rsidRPr="0078391F">
        <w:rPr>
          <w:rFonts w:ascii="MetaNormalLF-Roman" w:hAnsi="MetaNormalLF-Roman"/>
        </w:rPr>
        <w:t>innerhalb des Steuerstatistische</w:t>
      </w:r>
      <w:r w:rsidR="009062CE" w:rsidRPr="0078391F">
        <w:rPr>
          <w:rFonts w:ascii="MetaNormalLF-Roman" w:hAnsi="MetaNormalLF-Roman"/>
        </w:rPr>
        <w:t>n</w:t>
      </w:r>
      <w:r w:rsidRPr="0078391F">
        <w:rPr>
          <w:rFonts w:ascii="MetaNormalLF-Roman" w:hAnsi="MetaNormalLF-Roman"/>
        </w:rPr>
        <w:t xml:space="preserve"> Gesamtsystem</w:t>
      </w:r>
      <w:r w:rsidR="009062CE" w:rsidRPr="0078391F">
        <w:rPr>
          <w:rFonts w:ascii="MetaNormalLF-Roman" w:hAnsi="MetaNormalLF-Roman"/>
        </w:rPr>
        <w:t>s zum Informationsgewinn</w:t>
      </w:r>
      <w:r w:rsidR="00BC150F" w:rsidRPr="0078391F">
        <w:rPr>
          <w:rFonts w:ascii="MetaNormalLF-Roman" w:hAnsi="MetaNormalLF-Roman"/>
        </w:rPr>
        <w:t xml:space="preserve"> </w:t>
      </w:r>
      <w:r w:rsidR="000B2492">
        <w:rPr>
          <w:rFonts w:ascii="MetaNormalLF-Roman" w:hAnsi="MetaNormalLF-Roman"/>
        </w:rPr>
        <w:t>für die Plausibilisierung der Daten</w:t>
      </w:r>
      <w:r w:rsidR="009062CE" w:rsidRPr="0078391F">
        <w:rPr>
          <w:rFonts w:ascii="MetaNormalLF-Roman" w:hAnsi="MetaNormalLF-Roman"/>
        </w:rPr>
        <w:t>. D</w:t>
      </w:r>
      <w:r w:rsidRPr="0078391F">
        <w:rPr>
          <w:rFonts w:ascii="MetaNormalLF-Roman" w:hAnsi="MetaNormalLF-Roman"/>
        </w:rPr>
        <w:t xml:space="preserve">er </w:t>
      </w:r>
      <w:r w:rsidR="00BC150F" w:rsidRPr="0078391F">
        <w:rPr>
          <w:rFonts w:ascii="MetaNormalLF-Roman" w:hAnsi="MetaNormalLF-Roman"/>
        </w:rPr>
        <w:t xml:space="preserve">potenzielle </w:t>
      </w:r>
      <w:r w:rsidRPr="0078391F">
        <w:rPr>
          <w:rFonts w:ascii="MetaNormalLF-Roman" w:hAnsi="MetaNormalLF-Roman"/>
        </w:rPr>
        <w:t>Mehrwert für die Wissenschaft wurde bereits früh erkannt (</w:t>
      </w:r>
      <w:proofErr w:type="spellStart"/>
      <w:r w:rsidRPr="0078391F">
        <w:rPr>
          <w:rFonts w:ascii="MetaNormalLF-Roman" w:hAnsi="MetaNormalLF-Roman"/>
        </w:rPr>
        <w:t>Zifonun</w:t>
      </w:r>
      <w:proofErr w:type="spellEnd"/>
      <w:r w:rsidRPr="0078391F">
        <w:rPr>
          <w:rFonts w:ascii="MetaNormalLF-Roman" w:hAnsi="MetaNormalLF-Roman"/>
        </w:rPr>
        <w:t xml:space="preserve">-Kopp, 2012; </w:t>
      </w:r>
      <w:proofErr w:type="spellStart"/>
      <w:r w:rsidRPr="0078391F">
        <w:rPr>
          <w:rFonts w:ascii="MetaNormalLF-Roman" w:hAnsi="MetaNormalLF-Roman"/>
        </w:rPr>
        <w:t>Gude</w:t>
      </w:r>
      <w:proofErr w:type="spellEnd"/>
      <w:r w:rsidRPr="0078391F">
        <w:rPr>
          <w:rFonts w:ascii="MetaNormalLF-Roman" w:hAnsi="MetaNormalLF-Roman"/>
        </w:rPr>
        <w:t>, 201</w:t>
      </w:r>
      <w:r w:rsidR="00197E4C">
        <w:rPr>
          <w:rFonts w:ascii="MetaNormalLF-Roman" w:hAnsi="MetaNormalLF-Roman"/>
        </w:rPr>
        <w:t>0</w:t>
      </w:r>
      <w:r w:rsidRPr="0078391F">
        <w:rPr>
          <w:rFonts w:ascii="MetaNormalLF-Roman" w:hAnsi="MetaNormalLF-Roman"/>
        </w:rPr>
        <w:t>)</w:t>
      </w:r>
      <w:r w:rsidR="007E3AD5">
        <w:rPr>
          <w:rFonts w:ascii="MetaNormalLF-Roman" w:hAnsi="MetaNormalLF-Roman"/>
        </w:rPr>
        <w:t xml:space="preserve"> und</w:t>
      </w:r>
      <w:r w:rsidR="00F64EA6" w:rsidRPr="0078391F">
        <w:rPr>
          <w:rFonts w:ascii="MetaNormalLF-Roman" w:hAnsi="MetaNormalLF-Roman"/>
        </w:rPr>
        <w:t xml:space="preserve"> erste Querschnitt</w:t>
      </w:r>
      <w:r w:rsidR="001549DD" w:rsidRPr="0078391F">
        <w:rPr>
          <w:rFonts w:ascii="MetaNormalLF-Roman" w:hAnsi="MetaNormalLF-Roman"/>
        </w:rPr>
        <w:t>sdaten</w:t>
      </w:r>
      <w:r w:rsidR="00F64EA6" w:rsidRPr="0078391F">
        <w:rPr>
          <w:rFonts w:ascii="MetaNormalLF-Roman" w:hAnsi="MetaNormalLF-Roman"/>
        </w:rPr>
        <w:t xml:space="preserve"> der Wissenschaft zur Verfügung gestellt</w:t>
      </w:r>
      <w:r w:rsidR="007E3AD5">
        <w:rPr>
          <w:rFonts w:ascii="MetaNormalLF-Roman" w:hAnsi="MetaNormalLF-Roman"/>
        </w:rPr>
        <w:t>.</w:t>
      </w:r>
      <w:r w:rsidR="00F64EA6" w:rsidRPr="0078391F">
        <w:rPr>
          <w:rStyle w:val="Funotenzeichen"/>
          <w:rFonts w:ascii="MetaNormalLF-Roman" w:hAnsi="MetaNormalLF-Roman"/>
        </w:rPr>
        <w:footnoteReference w:id="2"/>
      </w:r>
      <w:r w:rsidRPr="0078391F">
        <w:rPr>
          <w:rFonts w:ascii="MetaNormalLF-Roman" w:hAnsi="MetaNormalLF-Roman"/>
        </w:rPr>
        <w:t xml:space="preserve"> </w:t>
      </w:r>
      <w:r w:rsidR="007C250D">
        <w:rPr>
          <w:rFonts w:ascii="MetaNormalLF-Roman" w:hAnsi="MetaNormalLF-Roman"/>
        </w:rPr>
        <w:t>D</w:t>
      </w:r>
      <w:r w:rsidR="00854863" w:rsidRPr="0078391F">
        <w:rPr>
          <w:rFonts w:ascii="MetaNormalLF-Roman" w:hAnsi="MetaNormalLF-Roman"/>
        </w:rPr>
        <w:t xml:space="preserve">as Interesse an zusammengeführten amtlichen Steuerdaten </w:t>
      </w:r>
      <w:r w:rsidR="007C250D" w:rsidRPr="0078391F">
        <w:rPr>
          <w:rFonts w:ascii="MetaNormalLF-Roman" w:hAnsi="MetaNormalLF-Roman"/>
        </w:rPr>
        <w:t xml:space="preserve">wurde </w:t>
      </w:r>
      <w:r w:rsidR="007C250D">
        <w:rPr>
          <w:rFonts w:ascii="MetaNormalLF-Roman" w:hAnsi="MetaNormalLF-Roman"/>
        </w:rPr>
        <w:t>i</w:t>
      </w:r>
      <w:r w:rsidR="007C250D" w:rsidRPr="0078391F">
        <w:rPr>
          <w:rFonts w:ascii="MetaNormalLF-Roman" w:hAnsi="MetaNormalLF-Roman"/>
        </w:rPr>
        <w:t xml:space="preserve">m Zuge des Aufbaus </w:t>
      </w:r>
      <w:r w:rsidR="007C250D">
        <w:rPr>
          <w:rFonts w:ascii="MetaNormalLF-Roman" w:hAnsi="MetaNormalLF-Roman"/>
        </w:rPr>
        <w:t>des</w:t>
      </w:r>
      <w:r w:rsidR="007C250D" w:rsidRPr="0078391F">
        <w:rPr>
          <w:rFonts w:ascii="MetaNormalLF-Roman" w:hAnsi="MetaNormalLF-Roman"/>
        </w:rPr>
        <w:t xml:space="preserve"> Netzwerks empirische Steuerforschung</w:t>
      </w:r>
      <w:ins w:id="13" w:author="Kristiansen, Annette (H36)" w:date="2023-07-21T08:57:00Z">
        <w:r w:rsidR="00546AD4">
          <w:rPr>
            <w:rFonts w:ascii="MetaNormalLF-Roman" w:hAnsi="MetaNormalLF-Roman"/>
          </w:rPr>
          <w:t xml:space="preserve"> (</w:t>
        </w:r>
        <w:proofErr w:type="spellStart"/>
        <w:r w:rsidR="00546AD4">
          <w:rPr>
            <w:rFonts w:ascii="MetaNormalLF-Roman" w:hAnsi="MetaNormalLF-Roman"/>
          </w:rPr>
          <w:t>NeSt</w:t>
        </w:r>
        <w:proofErr w:type="spellEnd"/>
        <w:r w:rsidR="00546AD4">
          <w:rPr>
            <w:rFonts w:ascii="MetaNormalLF-Roman" w:hAnsi="MetaNormalLF-Roman"/>
          </w:rPr>
          <w:t>)</w:t>
        </w:r>
      </w:ins>
      <w:r w:rsidR="007C250D" w:rsidRPr="0078391F">
        <w:rPr>
          <w:rFonts w:ascii="MetaNormalLF-Roman" w:hAnsi="MetaNormalLF-Roman"/>
        </w:rPr>
        <w:t xml:space="preserve"> </w:t>
      </w:r>
      <w:r w:rsidR="00854863" w:rsidRPr="0078391F">
        <w:rPr>
          <w:rFonts w:ascii="MetaNormalLF-Roman" w:hAnsi="MetaNormalLF-Roman"/>
        </w:rPr>
        <w:t xml:space="preserve">bekräftigt. </w:t>
      </w:r>
      <w:commentRangeStart w:id="14"/>
      <w:ins w:id="15" w:author="Kristiansen, Annette (H36)" w:date="2023-07-21T08:59:00Z">
        <w:r w:rsidR="00546AD4">
          <w:rPr>
            <w:rFonts w:ascii="MetaNormalLF-Roman" w:hAnsi="MetaNormalLF-Roman"/>
          </w:rPr>
          <w:t xml:space="preserve">Der Grundstein für das </w:t>
        </w:r>
        <w:proofErr w:type="spellStart"/>
        <w:r w:rsidR="00546AD4">
          <w:rPr>
            <w:rFonts w:ascii="MetaNormalLF-Roman" w:hAnsi="MetaNormalLF-Roman"/>
          </w:rPr>
          <w:t>NeSt</w:t>
        </w:r>
      </w:ins>
      <w:proofErr w:type="spellEnd"/>
      <w:ins w:id="16" w:author="Kristiansen, Annette (H36)" w:date="2023-07-21T09:00:00Z">
        <w:r w:rsidR="00546AD4">
          <w:rPr>
            <w:rStyle w:val="Funotenzeichen"/>
            <w:rFonts w:ascii="MetaNormalLF-Roman" w:hAnsi="MetaNormalLF-Roman"/>
          </w:rPr>
          <w:footnoteReference w:id="3"/>
        </w:r>
      </w:ins>
      <w:ins w:id="19" w:author="Kristiansen, Annette (H36)" w:date="2023-07-21T08:59:00Z">
        <w:r w:rsidR="00546AD4">
          <w:rPr>
            <w:rFonts w:ascii="MetaNormalLF-Roman" w:hAnsi="MetaNormalLF-Roman"/>
          </w:rPr>
          <w:t xml:space="preserve"> wurde während </w:t>
        </w:r>
      </w:ins>
      <w:ins w:id="20" w:author="Kristiansen, Annette (H36)" w:date="2023-07-21T08:56:00Z">
        <w:r w:rsidR="00546AD4">
          <w:rPr>
            <w:rFonts w:ascii="MetaNormalLF-Roman" w:hAnsi="MetaNormalLF-Roman"/>
          </w:rPr>
          <w:t>der Auftaktkonferenz am 19./20. Juli</w:t>
        </w:r>
      </w:ins>
      <w:ins w:id="21" w:author="Kristiansen, Annette (H36)" w:date="2023-07-21T08:57:00Z">
        <w:r w:rsidR="00546AD4">
          <w:rPr>
            <w:rFonts w:ascii="MetaNormalLF-Roman" w:hAnsi="MetaNormalLF-Roman"/>
          </w:rPr>
          <w:t xml:space="preserve"> </w:t>
        </w:r>
      </w:ins>
      <w:ins w:id="22" w:author="Annette Meyerhoff" w:date="2023-07-24T17:52:00Z">
        <w:r w:rsidR="00BD3149">
          <w:rPr>
            <w:rFonts w:ascii="MetaNormalLF-Roman" w:hAnsi="MetaNormalLF-Roman"/>
          </w:rPr>
          <w:t xml:space="preserve">2023 </w:t>
        </w:r>
      </w:ins>
      <w:ins w:id="23" w:author="Kristiansen, Annette (H36)" w:date="2023-07-21T08:58:00Z">
        <w:r w:rsidR="00546AD4">
          <w:rPr>
            <w:rFonts w:ascii="MetaNormalLF-Roman" w:hAnsi="MetaNormalLF-Roman"/>
          </w:rPr>
          <w:t>durch d</w:t>
        </w:r>
      </w:ins>
      <w:ins w:id="24" w:author="Kristiansen, Annette (H36)" w:date="2023-07-24T08:50:00Z">
        <w:r w:rsidR="00982C41">
          <w:rPr>
            <w:rFonts w:ascii="MetaNormalLF-Roman" w:hAnsi="MetaNormalLF-Roman"/>
          </w:rPr>
          <w:t>i</w:t>
        </w:r>
      </w:ins>
      <w:ins w:id="25" w:author="Kristiansen, Annette (H36)" w:date="2023-07-21T08:58:00Z">
        <w:r w:rsidR="00546AD4">
          <w:rPr>
            <w:rFonts w:ascii="MetaNormalLF-Roman" w:hAnsi="MetaNormalLF-Roman"/>
          </w:rPr>
          <w:t xml:space="preserve">e </w:t>
        </w:r>
      </w:ins>
      <w:ins w:id="26" w:author="Kristiansen, Annette (H36)" w:date="2023-07-24T08:50:00Z">
        <w:r w:rsidR="00982C41">
          <w:rPr>
            <w:rFonts w:ascii="MetaNormalLF-Roman" w:hAnsi="MetaNormalLF-Roman"/>
          </w:rPr>
          <w:t xml:space="preserve">Unterzeichnung des Mission </w:t>
        </w:r>
      </w:ins>
      <w:ins w:id="27" w:author="Kristiansen, Annette (H36)" w:date="2023-07-24T08:51:00Z">
        <w:r w:rsidR="00982C41">
          <w:rPr>
            <w:rFonts w:ascii="MetaNormalLF-Roman" w:hAnsi="MetaNormalLF-Roman"/>
          </w:rPr>
          <w:t>Statements</w:t>
        </w:r>
      </w:ins>
      <w:ins w:id="28" w:author="Kristiansen, Annette (H36)" w:date="2023-07-24T08:50:00Z">
        <w:r w:rsidR="00982C41">
          <w:rPr>
            <w:rFonts w:ascii="MetaNormalLF-Roman" w:hAnsi="MetaNormalLF-Roman"/>
          </w:rPr>
          <w:t xml:space="preserve"> vom </w:t>
        </w:r>
      </w:ins>
      <w:ins w:id="29" w:author="Kristiansen, Annette (H36)" w:date="2023-07-21T08:58:00Z">
        <w:r w:rsidR="00546AD4">
          <w:rPr>
            <w:rFonts w:ascii="MetaNormalLF-Roman" w:hAnsi="MetaNormalLF-Roman"/>
          </w:rPr>
          <w:t>Bundesfinanzminister</w:t>
        </w:r>
        <w:r w:rsidR="00546AD4" w:rsidRPr="0078391F">
          <w:rPr>
            <w:rFonts w:ascii="MetaNormalLF-Roman" w:hAnsi="MetaNormalLF-Roman"/>
          </w:rPr>
          <w:t xml:space="preserve"> </w:t>
        </w:r>
      </w:ins>
      <w:ins w:id="30" w:author="Kristiansen, Annette (H36)" w:date="2023-07-24T08:51:00Z">
        <w:r w:rsidR="00982C41" w:rsidRPr="00982C41">
          <w:rPr>
            <w:rFonts w:ascii="MetaNormalLF-Roman" w:hAnsi="MetaNormalLF-Roman"/>
          </w:rPr>
          <w:t>Christian Lindner und Staatssekretärin Prof. Dr. Luise Hölscher</w:t>
        </w:r>
        <w:r w:rsidR="00982C41">
          <w:rPr>
            <w:rFonts w:ascii="MetaNormalLF-Roman" w:hAnsi="MetaNormalLF-Roman"/>
          </w:rPr>
          <w:t xml:space="preserve"> </w:t>
        </w:r>
      </w:ins>
      <w:ins w:id="31" w:author="Kristiansen, Annette (H36)" w:date="2023-07-21T08:59:00Z">
        <w:r w:rsidR="00546AD4">
          <w:rPr>
            <w:rFonts w:ascii="MetaNormalLF-Roman" w:hAnsi="MetaNormalLF-Roman"/>
          </w:rPr>
          <w:t>gelegt</w:t>
        </w:r>
      </w:ins>
      <w:commentRangeEnd w:id="14"/>
      <w:ins w:id="32" w:author="Kristiansen, Annette (H36)" w:date="2023-07-21T09:01:00Z">
        <w:r w:rsidR="00546AD4">
          <w:rPr>
            <w:rStyle w:val="Kommentarzeichen"/>
          </w:rPr>
          <w:commentReference w:id="14"/>
        </w:r>
      </w:ins>
      <w:ins w:id="33" w:author="Kristiansen, Annette (H36)" w:date="2023-07-21T08:58:00Z">
        <w:r w:rsidR="00546AD4">
          <w:rPr>
            <w:rFonts w:ascii="MetaNormalLF-Roman" w:hAnsi="MetaNormalLF-Roman"/>
          </w:rPr>
          <w:t xml:space="preserve">. </w:t>
        </w:r>
      </w:ins>
      <w:r w:rsidR="000A1DF8" w:rsidRPr="0078391F">
        <w:rPr>
          <w:rFonts w:ascii="MetaNormalLF-Roman" w:hAnsi="MetaNormalLF-Roman"/>
        </w:rPr>
        <w:t xml:space="preserve">Politik </w:t>
      </w:r>
      <w:r w:rsidR="00854863" w:rsidRPr="0078391F">
        <w:rPr>
          <w:rFonts w:ascii="MetaNormalLF-Roman" w:hAnsi="MetaNormalLF-Roman"/>
        </w:rPr>
        <w:t xml:space="preserve">und Wissenschaft </w:t>
      </w:r>
      <w:r w:rsidR="001549DD" w:rsidRPr="0078391F">
        <w:rPr>
          <w:rFonts w:ascii="MetaNormalLF-Roman" w:hAnsi="MetaNormalLF-Roman"/>
        </w:rPr>
        <w:t xml:space="preserve">unterstützen </w:t>
      </w:r>
      <w:r w:rsidR="00854863" w:rsidRPr="0078391F">
        <w:rPr>
          <w:rFonts w:ascii="MetaNormalLF-Roman" w:hAnsi="MetaNormalLF-Roman"/>
        </w:rPr>
        <w:t xml:space="preserve">die Bereitstellung eines </w:t>
      </w:r>
      <w:r w:rsidR="009062CE" w:rsidRPr="0078391F">
        <w:rPr>
          <w:rFonts w:ascii="MetaNormalLF-Roman" w:hAnsi="MetaNormalLF-Roman"/>
        </w:rPr>
        <w:t>Paneldatensatz</w:t>
      </w:r>
      <w:r w:rsidR="001A641C">
        <w:rPr>
          <w:rFonts w:ascii="MetaNormalLF-Roman" w:hAnsi="MetaNormalLF-Roman"/>
        </w:rPr>
        <w:t>es</w:t>
      </w:r>
      <w:r w:rsidR="00F64EA6" w:rsidRPr="0078391F">
        <w:rPr>
          <w:rFonts w:ascii="MetaNormalLF-Roman" w:hAnsi="MetaNormalLF-Roman"/>
        </w:rPr>
        <w:t xml:space="preserve"> </w:t>
      </w:r>
      <w:r w:rsidR="000A1DF8" w:rsidRPr="0078391F">
        <w:rPr>
          <w:rFonts w:ascii="MetaNormalLF-Roman" w:hAnsi="MetaNormalLF-Roman"/>
        </w:rPr>
        <w:t xml:space="preserve">der verschiedenen Steuerarten von Unternehmen </w:t>
      </w:r>
      <w:r w:rsidR="009062CE" w:rsidRPr="0078391F">
        <w:rPr>
          <w:rFonts w:ascii="MetaNormalLF-Roman" w:hAnsi="MetaNormalLF-Roman"/>
        </w:rPr>
        <w:t>für wissenschaftliche Analysen</w:t>
      </w:r>
      <w:r w:rsidR="00F64EA6" w:rsidRPr="0078391F">
        <w:rPr>
          <w:rFonts w:ascii="MetaNormalLF-Roman" w:hAnsi="MetaNormalLF-Roman"/>
        </w:rPr>
        <w:t xml:space="preserve">. </w:t>
      </w:r>
    </w:p>
    <w:p w14:paraId="42CCDE18" w14:textId="3627C258" w:rsidR="00A86DFC" w:rsidRPr="0078391F" w:rsidRDefault="000A1DF8" w:rsidP="008A598B">
      <w:pPr>
        <w:spacing w:before="120" w:after="120" w:line="360" w:lineRule="auto"/>
        <w:jc w:val="both"/>
        <w:rPr>
          <w:rFonts w:ascii="MetaNormalLF-Roman" w:hAnsi="MetaNormalLF-Roman"/>
        </w:rPr>
      </w:pPr>
      <w:r w:rsidRPr="0078391F">
        <w:rPr>
          <w:rFonts w:ascii="MetaNormalLF-Roman" w:hAnsi="MetaNormalLF-Roman"/>
        </w:rPr>
        <w:t xml:space="preserve">Mit dem </w:t>
      </w:r>
      <w:r w:rsidR="001934A3">
        <w:rPr>
          <w:rFonts w:ascii="MetaNormalLF-Roman" w:hAnsi="MetaNormalLF-Roman"/>
        </w:rPr>
        <w:t>Business-Tax-Panel</w:t>
      </w:r>
      <w:r w:rsidRPr="0078391F">
        <w:rPr>
          <w:rFonts w:ascii="MetaNormalLF-Roman" w:hAnsi="MetaNormalLF-Roman"/>
        </w:rPr>
        <w:t xml:space="preserve"> </w:t>
      </w:r>
      <w:r w:rsidR="007C250D">
        <w:rPr>
          <w:rFonts w:ascii="MetaNormalLF-Roman" w:hAnsi="MetaNormalLF-Roman"/>
        </w:rPr>
        <w:t>ist es möglich,</w:t>
      </w:r>
      <w:r w:rsidR="007C250D" w:rsidRPr="0078391F">
        <w:rPr>
          <w:rFonts w:ascii="MetaNormalLF-Roman" w:hAnsi="MetaNormalLF-Roman"/>
        </w:rPr>
        <w:t xml:space="preserve"> </w:t>
      </w:r>
      <w:r w:rsidRPr="0078391F">
        <w:rPr>
          <w:rFonts w:ascii="MetaNormalLF-Roman" w:hAnsi="MetaNormalLF-Roman"/>
        </w:rPr>
        <w:t>eine Vielzahl an For</w:t>
      </w:r>
      <w:r w:rsidR="00FE1B7C" w:rsidRPr="0078391F">
        <w:rPr>
          <w:rFonts w:ascii="MetaNormalLF-Roman" w:hAnsi="MetaNormalLF-Roman"/>
        </w:rPr>
        <w:t xml:space="preserve">schungsfragen </w:t>
      </w:r>
      <w:r w:rsidR="007C250D">
        <w:rPr>
          <w:rFonts w:ascii="MetaNormalLF-Roman" w:hAnsi="MetaNormalLF-Roman"/>
        </w:rPr>
        <w:t xml:space="preserve">zu </w:t>
      </w:r>
      <w:r w:rsidR="00FE1B7C" w:rsidRPr="0078391F">
        <w:rPr>
          <w:rFonts w:ascii="MetaNormalLF-Roman" w:hAnsi="MetaNormalLF-Roman"/>
        </w:rPr>
        <w:t xml:space="preserve">analysieren. </w:t>
      </w:r>
      <w:r w:rsidR="00C339C8" w:rsidRPr="0078391F">
        <w:rPr>
          <w:rFonts w:ascii="MetaNormalLF-Roman" w:hAnsi="MetaNormalLF-Roman"/>
        </w:rPr>
        <w:t xml:space="preserve">Das Panel </w:t>
      </w:r>
      <w:r w:rsidR="00D26C9C" w:rsidRPr="0078391F">
        <w:rPr>
          <w:rFonts w:ascii="MetaNormalLF-Roman" w:hAnsi="MetaNormalLF-Roman"/>
        </w:rPr>
        <w:t xml:space="preserve">umfasst </w:t>
      </w:r>
      <w:r w:rsidR="006F0BB1" w:rsidRPr="0078391F">
        <w:rPr>
          <w:rFonts w:ascii="MetaNormalLF-Roman" w:hAnsi="MetaNormalLF-Roman"/>
        </w:rPr>
        <w:t xml:space="preserve">aktuell </w:t>
      </w:r>
      <w:r w:rsidR="00C339C8" w:rsidRPr="0078391F">
        <w:rPr>
          <w:rFonts w:ascii="MetaNormalLF-Roman" w:hAnsi="MetaNormalLF-Roman"/>
        </w:rPr>
        <w:t xml:space="preserve">den Zeitraum 2013 bis 2018 und </w:t>
      </w:r>
      <w:r w:rsidR="0067235C">
        <w:rPr>
          <w:rFonts w:ascii="MetaNormalLF-Roman" w:hAnsi="MetaNormalLF-Roman"/>
        </w:rPr>
        <w:t>enthält</w:t>
      </w:r>
      <w:r w:rsidR="0067235C" w:rsidRPr="0078391F">
        <w:rPr>
          <w:rFonts w:ascii="MetaNormalLF-Roman" w:hAnsi="MetaNormalLF-Roman"/>
        </w:rPr>
        <w:t xml:space="preserve"> </w:t>
      </w:r>
      <w:r w:rsidR="00C339C8" w:rsidRPr="0078391F">
        <w:rPr>
          <w:rFonts w:ascii="MetaNormalLF-Roman" w:hAnsi="MetaNormalLF-Roman"/>
        </w:rPr>
        <w:t xml:space="preserve">jährlich durchschnittlich 9 </w:t>
      </w:r>
      <w:r w:rsidR="00961D77">
        <w:rPr>
          <w:rFonts w:ascii="MetaNormalLF-Roman" w:hAnsi="MetaNormalLF-Roman"/>
        </w:rPr>
        <w:t>Millionen</w:t>
      </w:r>
      <w:r w:rsidR="00C339C8" w:rsidRPr="0078391F">
        <w:rPr>
          <w:rFonts w:ascii="MetaNormalLF-Roman" w:hAnsi="MetaNormalLF-Roman"/>
        </w:rPr>
        <w:t xml:space="preserve"> Beobachtungen. </w:t>
      </w:r>
      <w:r w:rsidR="00FE1B7C" w:rsidRPr="0078391F">
        <w:rPr>
          <w:rFonts w:ascii="MetaNormalLF-Roman" w:hAnsi="MetaNormalLF-Roman"/>
        </w:rPr>
        <w:t>N</w:t>
      </w:r>
      <w:r w:rsidRPr="0078391F">
        <w:rPr>
          <w:rFonts w:ascii="MetaNormalLF-Roman" w:hAnsi="MetaNormalLF-Roman"/>
        </w:rPr>
        <w:t>eben d</w:t>
      </w:r>
      <w:r w:rsidR="00A36A99" w:rsidRPr="0078391F">
        <w:rPr>
          <w:rFonts w:ascii="MetaNormalLF-Roman" w:hAnsi="MetaNormalLF-Roman"/>
        </w:rPr>
        <w:t>er Analyse einzelner Steuerstatistiken</w:t>
      </w:r>
      <w:r w:rsidRPr="0078391F">
        <w:rPr>
          <w:rFonts w:ascii="MetaNormalLF-Roman" w:hAnsi="MetaNormalLF-Roman"/>
        </w:rPr>
        <w:t xml:space="preserve"> oder Steueränderungen</w:t>
      </w:r>
      <w:r w:rsidR="001549DD" w:rsidRPr="0078391F">
        <w:rPr>
          <w:rFonts w:ascii="MetaNormalLF-Roman" w:hAnsi="MetaNormalLF-Roman"/>
        </w:rPr>
        <w:t>,</w:t>
      </w:r>
      <w:r w:rsidRPr="0078391F">
        <w:rPr>
          <w:rFonts w:ascii="MetaNormalLF-Roman" w:hAnsi="MetaNormalLF-Roman"/>
        </w:rPr>
        <w:t xml:space="preserve"> die nur </w:t>
      </w:r>
      <w:r w:rsidRPr="0078391F">
        <w:rPr>
          <w:rFonts w:ascii="MetaNormalLF-Roman" w:hAnsi="MetaNormalLF-Roman"/>
        </w:rPr>
        <w:lastRenderedPageBreak/>
        <w:t>Merkmale eine</w:t>
      </w:r>
      <w:r w:rsidR="001549DD" w:rsidRPr="0078391F">
        <w:rPr>
          <w:rFonts w:ascii="MetaNormalLF-Roman" w:hAnsi="MetaNormalLF-Roman"/>
        </w:rPr>
        <w:t>r</w:t>
      </w:r>
      <w:r w:rsidRPr="0078391F">
        <w:rPr>
          <w:rFonts w:ascii="MetaNormalLF-Roman" w:hAnsi="MetaNormalLF-Roman"/>
        </w:rPr>
        <w:t xml:space="preserve"> Steuerstatistik benötigen</w:t>
      </w:r>
      <w:r w:rsidR="001549DD" w:rsidRPr="0078391F">
        <w:rPr>
          <w:rFonts w:ascii="MetaNormalLF-Roman" w:hAnsi="MetaNormalLF-Roman"/>
        </w:rPr>
        <w:t>,</w:t>
      </w:r>
      <w:r w:rsidRPr="0078391F">
        <w:rPr>
          <w:rFonts w:ascii="MetaNormalLF-Roman" w:hAnsi="MetaNormalLF-Roman"/>
        </w:rPr>
        <w:t xml:space="preserve"> sind ebenfalls Analysen mehrere</w:t>
      </w:r>
      <w:r w:rsidR="001549DD" w:rsidRPr="0078391F">
        <w:rPr>
          <w:rFonts w:ascii="MetaNormalLF-Roman" w:hAnsi="MetaNormalLF-Roman"/>
        </w:rPr>
        <w:t>r</w:t>
      </w:r>
      <w:r w:rsidRPr="0078391F">
        <w:rPr>
          <w:rFonts w:ascii="MetaNormalLF-Roman" w:hAnsi="MetaNormalLF-Roman"/>
        </w:rPr>
        <w:t xml:space="preserve"> </w:t>
      </w:r>
      <w:r w:rsidR="00A36A99" w:rsidRPr="0078391F">
        <w:rPr>
          <w:rFonts w:ascii="MetaNormalLF-Roman" w:hAnsi="MetaNormalLF-Roman"/>
        </w:rPr>
        <w:t xml:space="preserve">Steuerstatistiken </w:t>
      </w:r>
      <w:r w:rsidR="001A641C">
        <w:rPr>
          <w:rFonts w:ascii="MetaNormalLF-Roman" w:hAnsi="MetaNormalLF-Roman"/>
        </w:rPr>
        <w:t>beziehungsweise</w:t>
      </w:r>
      <w:r w:rsidRPr="0078391F">
        <w:rPr>
          <w:rFonts w:ascii="MetaNormalLF-Roman" w:hAnsi="MetaNormalLF-Roman"/>
        </w:rPr>
        <w:t xml:space="preserve"> der Steuerlast von Unternehmen </w:t>
      </w:r>
      <w:r w:rsidR="00E66903">
        <w:rPr>
          <w:rFonts w:ascii="MetaNormalLF-Roman" w:hAnsi="MetaNormalLF-Roman"/>
        </w:rPr>
        <w:t>durchführbar</w:t>
      </w:r>
      <w:r w:rsidRPr="0078391F">
        <w:rPr>
          <w:rFonts w:ascii="MetaNormalLF-Roman" w:hAnsi="MetaNormalLF-Roman"/>
        </w:rPr>
        <w:t>.</w:t>
      </w:r>
    </w:p>
    <w:p w14:paraId="1402FC7E" w14:textId="0876A06E" w:rsidR="00214F44" w:rsidRPr="0078391F" w:rsidRDefault="007C250D" w:rsidP="008A598B">
      <w:pPr>
        <w:spacing w:before="120" w:after="120" w:line="360" w:lineRule="auto"/>
        <w:jc w:val="both"/>
        <w:rPr>
          <w:rFonts w:ascii="MetaNormalLF-Roman" w:hAnsi="MetaNormalLF-Roman"/>
        </w:rPr>
      </w:pPr>
      <w:r>
        <w:rPr>
          <w:rFonts w:ascii="MetaNormalLF-Roman" w:hAnsi="MetaNormalLF-Roman"/>
        </w:rPr>
        <w:t>Nach</w:t>
      </w:r>
      <w:r w:rsidR="00214F44" w:rsidRPr="0078391F">
        <w:rPr>
          <w:rFonts w:ascii="MetaNormalLF-Roman" w:hAnsi="MetaNormalLF-Roman"/>
        </w:rPr>
        <w:t xml:space="preserve"> einem Überblick über die verschiedenen Steuerarten und </w:t>
      </w:r>
      <w:r w:rsidR="00AD0942" w:rsidRPr="0078391F">
        <w:rPr>
          <w:rFonts w:ascii="MetaNormalLF-Roman" w:hAnsi="MetaNormalLF-Roman"/>
        </w:rPr>
        <w:t xml:space="preserve">die </w:t>
      </w:r>
      <w:r w:rsidR="00214F44" w:rsidRPr="0078391F">
        <w:rPr>
          <w:rFonts w:ascii="MetaNormalLF-Roman" w:hAnsi="MetaNormalLF-Roman"/>
        </w:rPr>
        <w:t>zugrunde</w:t>
      </w:r>
      <w:r w:rsidR="00CD2983">
        <w:rPr>
          <w:rFonts w:ascii="MetaNormalLF-Roman" w:hAnsi="MetaNormalLF-Roman"/>
        </w:rPr>
        <w:t xml:space="preserve"> </w:t>
      </w:r>
      <w:r w:rsidR="00214F44" w:rsidRPr="0078391F">
        <w:rPr>
          <w:rFonts w:ascii="MetaNormalLF-Roman" w:hAnsi="MetaNormalLF-Roman"/>
        </w:rPr>
        <w:t xml:space="preserve">liegenden Statistiken, </w:t>
      </w:r>
      <w:r w:rsidR="00CD2983">
        <w:rPr>
          <w:rFonts w:ascii="MetaNormalLF-Roman" w:hAnsi="MetaNormalLF-Roman"/>
        </w:rPr>
        <w:t>die</w:t>
      </w:r>
      <w:r w:rsidR="00CD2983" w:rsidRPr="0078391F">
        <w:rPr>
          <w:rFonts w:ascii="MetaNormalLF-Roman" w:hAnsi="MetaNormalLF-Roman"/>
        </w:rPr>
        <w:t xml:space="preserve"> </w:t>
      </w:r>
      <w:r w:rsidR="00214F44" w:rsidRPr="0078391F">
        <w:rPr>
          <w:rFonts w:ascii="MetaNormalLF-Roman" w:hAnsi="MetaNormalLF-Roman"/>
        </w:rPr>
        <w:t>zusammengeführt werden</w:t>
      </w:r>
      <w:r w:rsidR="00A90CE3">
        <w:rPr>
          <w:rFonts w:ascii="MetaNormalLF-Roman" w:hAnsi="MetaNormalLF-Roman"/>
        </w:rPr>
        <w:t>,</w:t>
      </w:r>
      <w:r w:rsidR="00214F44" w:rsidRPr="0078391F">
        <w:rPr>
          <w:rFonts w:ascii="MetaNormalLF-Roman" w:hAnsi="MetaNormalLF-Roman"/>
        </w:rPr>
        <w:t xml:space="preserve"> </w:t>
      </w:r>
      <w:r w:rsidRPr="0078391F">
        <w:rPr>
          <w:rFonts w:ascii="MetaNormalLF-Roman" w:hAnsi="MetaNormalLF-Roman"/>
        </w:rPr>
        <w:t xml:space="preserve">erläutert </w:t>
      </w:r>
      <w:r w:rsidR="00214F44" w:rsidRPr="0078391F">
        <w:rPr>
          <w:rFonts w:ascii="MetaNormalLF-Roman" w:hAnsi="MetaNormalLF-Roman"/>
        </w:rPr>
        <w:t xml:space="preserve">Kapitel 3 die Methode der </w:t>
      </w:r>
      <w:r w:rsidR="0033446D">
        <w:rPr>
          <w:rFonts w:ascii="MetaNormalLF-Roman" w:hAnsi="MetaNormalLF-Roman"/>
        </w:rPr>
        <w:t>Datenz</w:t>
      </w:r>
      <w:r w:rsidR="00214F44" w:rsidRPr="0078391F">
        <w:rPr>
          <w:rFonts w:ascii="MetaNormalLF-Roman" w:hAnsi="MetaNormalLF-Roman"/>
        </w:rPr>
        <w:t xml:space="preserve">usammenführung. Kapitel 4 </w:t>
      </w:r>
      <w:r w:rsidR="00A90CE3">
        <w:rPr>
          <w:rFonts w:ascii="MetaNormalLF-Roman" w:hAnsi="MetaNormalLF-Roman"/>
        </w:rPr>
        <w:t>bietet</w:t>
      </w:r>
      <w:r w:rsidR="00A90CE3" w:rsidRPr="0078391F">
        <w:rPr>
          <w:rFonts w:ascii="MetaNormalLF-Roman" w:hAnsi="MetaNormalLF-Roman"/>
        </w:rPr>
        <w:t xml:space="preserve"> </w:t>
      </w:r>
      <w:r w:rsidR="00214F44" w:rsidRPr="0078391F">
        <w:rPr>
          <w:rFonts w:ascii="MetaNormalLF-Roman" w:hAnsi="MetaNormalLF-Roman"/>
        </w:rPr>
        <w:t>erste deskriptive Einb</w:t>
      </w:r>
      <w:r w:rsidR="00503EDB">
        <w:rPr>
          <w:rFonts w:ascii="MetaNormalLF-Roman" w:hAnsi="MetaNormalLF-Roman"/>
        </w:rPr>
        <w:t xml:space="preserve">licke in das </w:t>
      </w:r>
      <w:r w:rsidR="001934A3">
        <w:rPr>
          <w:rFonts w:ascii="MetaNormalLF-Roman" w:hAnsi="MetaNormalLF-Roman"/>
        </w:rPr>
        <w:t>Business-Tax-Panel</w:t>
      </w:r>
      <w:r w:rsidR="00503EDB">
        <w:rPr>
          <w:rFonts w:ascii="MetaNormalLF-Roman" w:hAnsi="MetaNormalLF-Roman"/>
        </w:rPr>
        <w:t xml:space="preserve">, </w:t>
      </w:r>
      <w:r w:rsidR="003A1541" w:rsidRPr="0078391F">
        <w:rPr>
          <w:rFonts w:ascii="MetaNormalLF-Roman" w:hAnsi="MetaNormalLF-Roman"/>
        </w:rPr>
        <w:t>beschreibt das Potenzial für verschiedene Forschungsfragen</w:t>
      </w:r>
      <w:r w:rsidR="00503EDB">
        <w:rPr>
          <w:rFonts w:ascii="MetaNormalLF-Roman" w:hAnsi="MetaNormalLF-Roman"/>
        </w:rPr>
        <w:t xml:space="preserve"> und </w:t>
      </w:r>
      <w:r w:rsidR="00AC7269" w:rsidRPr="00CF7AB9">
        <w:rPr>
          <w:rFonts w:ascii="MetaNormalLF-Roman" w:hAnsi="MetaNormalLF-Roman"/>
        </w:rPr>
        <w:t>zeigt</w:t>
      </w:r>
      <w:r w:rsidR="00503EDB">
        <w:rPr>
          <w:rFonts w:ascii="MetaNormalLF-Roman" w:hAnsi="MetaNormalLF-Roman"/>
        </w:rPr>
        <w:t xml:space="preserve"> Möglichkeiten </w:t>
      </w:r>
      <w:r w:rsidR="00503EDB" w:rsidRPr="0078391F">
        <w:rPr>
          <w:rFonts w:ascii="MetaNormalLF-Roman" w:hAnsi="MetaNormalLF-Roman"/>
        </w:rPr>
        <w:t>für umfassendere Forschungsvorhaben mit zusätzlichen Datensätzen</w:t>
      </w:r>
      <w:r w:rsidR="00503EDB">
        <w:rPr>
          <w:rFonts w:ascii="MetaNormalLF-Roman" w:hAnsi="MetaNormalLF-Roman"/>
        </w:rPr>
        <w:t xml:space="preserve"> auf</w:t>
      </w:r>
      <w:r w:rsidR="00214F44" w:rsidRPr="0078391F">
        <w:rPr>
          <w:rFonts w:ascii="MetaNormalLF-Roman" w:hAnsi="MetaNormalLF-Roman"/>
        </w:rPr>
        <w:t xml:space="preserve">. </w:t>
      </w:r>
      <w:r w:rsidR="005525A5">
        <w:rPr>
          <w:rFonts w:ascii="MetaNormalLF-Roman" w:hAnsi="MetaNormalLF-Roman"/>
        </w:rPr>
        <w:t xml:space="preserve">Der Beitrag schließt mit einem Fazit in </w:t>
      </w:r>
      <w:r w:rsidR="00214F44" w:rsidRPr="0078391F">
        <w:rPr>
          <w:rFonts w:ascii="MetaNormalLF-Roman" w:hAnsi="MetaNormalLF-Roman"/>
        </w:rPr>
        <w:t>Kapitel 5 und gibt einen Ausblick</w:t>
      </w:r>
      <w:r w:rsidR="005525A5">
        <w:rPr>
          <w:rFonts w:ascii="MetaNormalLF-Roman" w:hAnsi="MetaNormalLF-Roman"/>
        </w:rPr>
        <w:t xml:space="preserve"> auf </w:t>
      </w:r>
      <w:r w:rsidR="00A90CE3">
        <w:rPr>
          <w:rFonts w:ascii="MetaNormalLF-Roman" w:hAnsi="MetaNormalLF-Roman"/>
        </w:rPr>
        <w:t>künftige Entwicklungsmöglichkeiten des Business-Tax-Panels</w:t>
      </w:r>
      <w:r w:rsidR="00214F44" w:rsidRPr="0078391F">
        <w:rPr>
          <w:rFonts w:ascii="MetaNormalLF-Roman" w:hAnsi="MetaNormalLF-Roman"/>
        </w:rPr>
        <w:t>.</w:t>
      </w:r>
    </w:p>
    <w:p w14:paraId="56B3910E" w14:textId="77777777" w:rsidR="0051301A" w:rsidRPr="00CF7AB9" w:rsidRDefault="008C4205" w:rsidP="008A598B">
      <w:pPr>
        <w:pStyle w:val="berschrift1"/>
        <w:numPr>
          <w:ilvl w:val="0"/>
          <w:numId w:val="0"/>
        </w:numPr>
        <w:spacing w:before="360" w:after="120" w:line="360" w:lineRule="auto"/>
        <w:ind w:left="431" w:hanging="431"/>
        <w:jc w:val="both"/>
        <w:rPr>
          <w:rFonts w:ascii="MetaNormalLF-Roman" w:hAnsi="MetaNormalLF-Roman"/>
          <w:b/>
          <w:sz w:val="22"/>
          <w:szCs w:val="22"/>
        </w:rPr>
      </w:pPr>
      <w:r w:rsidRPr="00CF7AB9">
        <w:rPr>
          <w:rFonts w:ascii="MetaNormalLF-Roman" w:hAnsi="MetaNormalLF-Roman"/>
          <w:b/>
          <w:sz w:val="22"/>
          <w:szCs w:val="22"/>
        </w:rPr>
        <w:t xml:space="preserve">2 </w:t>
      </w:r>
    </w:p>
    <w:p w14:paraId="50478457" w14:textId="5B3D38A9" w:rsidR="008C4205" w:rsidRPr="00CF7AB9" w:rsidRDefault="008C4205" w:rsidP="008A598B">
      <w:pPr>
        <w:pStyle w:val="berschrift1"/>
        <w:numPr>
          <w:ilvl w:val="0"/>
          <w:numId w:val="0"/>
        </w:numPr>
        <w:spacing w:before="360" w:after="120" w:line="360" w:lineRule="auto"/>
        <w:ind w:left="431" w:hanging="431"/>
        <w:jc w:val="both"/>
        <w:rPr>
          <w:rFonts w:ascii="MetaNormalLF-Roman" w:hAnsi="MetaNormalLF-Roman"/>
          <w:b/>
          <w:sz w:val="22"/>
          <w:szCs w:val="22"/>
        </w:rPr>
      </w:pPr>
      <w:r w:rsidRPr="00CF7AB9">
        <w:rPr>
          <w:rFonts w:ascii="MetaNormalLF-Roman" w:hAnsi="MetaNormalLF-Roman"/>
          <w:b/>
          <w:sz w:val="22"/>
          <w:szCs w:val="22"/>
        </w:rPr>
        <w:t>Datengrundlage</w:t>
      </w:r>
    </w:p>
    <w:p w14:paraId="638A41BD" w14:textId="5F00AD3C" w:rsidR="0017183A" w:rsidRPr="0078391F" w:rsidRDefault="008D1636" w:rsidP="008A598B">
      <w:pPr>
        <w:spacing w:before="120" w:after="120" w:line="360" w:lineRule="auto"/>
        <w:jc w:val="both"/>
        <w:rPr>
          <w:rFonts w:ascii="MetaNormalLF-Roman" w:hAnsi="MetaNormalLF-Roman"/>
        </w:rPr>
      </w:pPr>
      <w:r w:rsidRPr="0078391F">
        <w:rPr>
          <w:rFonts w:ascii="MetaNormalLF-Roman" w:hAnsi="MetaNormalLF-Roman"/>
        </w:rPr>
        <w:t xml:space="preserve">Die Datengrundlage für das </w:t>
      </w:r>
      <w:r w:rsidR="001934A3">
        <w:rPr>
          <w:rFonts w:ascii="MetaNormalLF-Roman" w:hAnsi="MetaNormalLF-Roman"/>
        </w:rPr>
        <w:t>Business-Tax-Panel</w:t>
      </w:r>
      <w:r w:rsidRPr="0078391F">
        <w:rPr>
          <w:rFonts w:ascii="MetaNormalLF-Roman" w:hAnsi="MetaNormalLF-Roman"/>
        </w:rPr>
        <w:t xml:space="preserve"> bilden </w:t>
      </w:r>
      <w:r w:rsidR="00B066F5">
        <w:rPr>
          <w:rFonts w:ascii="MetaNormalLF-Roman" w:hAnsi="MetaNormalLF-Roman"/>
        </w:rPr>
        <w:t xml:space="preserve">insgesamt </w:t>
      </w:r>
      <w:r w:rsidR="0033446D">
        <w:rPr>
          <w:rFonts w:ascii="MetaNormalLF-Roman" w:hAnsi="MetaNormalLF-Roman"/>
        </w:rPr>
        <w:t>fünf</w:t>
      </w:r>
      <w:r w:rsidR="004E72B2" w:rsidRPr="0078391F">
        <w:rPr>
          <w:rFonts w:ascii="MetaNormalLF-Roman" w:hAnsi="MetaNormalLF-Roman"/>
        </w:rPr>
        <w:t xml:space="preserve"> </w:t>
      </w:r>
      <w:r w:rsidR="00463CD8" w:rsidRPr="0078391F">
        <w:rPr>
          <w:rFonts w:ascii="MetaNormalLF-Roman" w:hAnsi="MetaNormalLF-Roman"/>
        </w:rPr>
        <w:t>Steuerstatistiken</w:t>
      </w:r>
      <w:r w:rsidRPr="0078391F">
        <w:rPr>
          <w:rFonts w:ascii="MetaNormalLF-Roman" w:hAnsi="MetaNormalLF-Roman"/>
        </w:rPr>
        <w:t xml:space="preserve">, </w:t>
      </w:r>
      <w:r w:rsidR="006F0BB1" w:rsidRPr="0078391F">
        <w:rPr>
          <w:rFonts w:ascii="MetaNormalLF-Roman" w:hAnsi="MetaNormalLF-Roman"/>
        </w:rPr>
        <w:t xml:space="preserve">ergänzt </w:t>
      </w:r>
      <w:r w:rsidR="00F043DF" w:rsidRPr="0078391F">
        <w:rPr>
          <w:rFonts w:ascii="MetaNormalLF-Roman" w:hAnsi="MetaNormalLF-Roman"/>
        </w:rPr>
        <w:t xml:space="preserve">um </w:t>
      </w:r>
      <w:r w:rsidR="002225AE" w:rsidRPr="0078391F">
        <w:rPr>
          <w:rFonts w:ascii="MetaNormalLF-Roman" w:hAnsi="MetaNormalLF-Roman"/>
        </w:rPr>
        <w:t>Angaben aus der</w:t>
      </w:r>
      <w:ins w:id="34" w:author="Annette Meyerhoff" w:date="2023-07-24T17:55:00Z">
        <w:r w:rsidR="00BD3149">
          <w:rPr>
            <w:rFonts w:ascii="MetaNormalLF-Roman" w:hAnsi="MetaNormalLF-Roman"/>
          </w:rPr>
          <w:t xml:space="preserve"> Anlage</w:t>
        </w:r>
      </w:ins>
      <w:r w:rsidR="00463CD8" w:rsidRPr="0078391F">
        <w:rPr>
          <w:rFonts w:ascii="MetaNormalLF-Roman" w:hAnsi="MetaNormalLF-Roman"/>
        </w:rPr>
        <w:t xml:space="preserve"> </w:t>
      </w:r>
      <w:commentRangeStart w:id="35"/>
      <w:r w:rsidR="00463CD8" w:rsidRPr="0078391F">
        <w:rPr>
          <w:rFonts w:ascii="MetaNormalLF-Roman" w:hAnsi="MetaNormalLF-Roman"/>
        </w:rPr>
        <w:t>Einnahmen</w:t>
      </w:r>
      <w:ins w:id="36" w:author="Kristiansen, Annette (H36)" w:date="2023-07-21T10:15:00Z">
        <w:r w:rsidR="002641D2">
          <w:rPr>
            <w:rFonts w:ascii="MetaNormalLF-Roman" w:hAnsi="MetaNormalLF-Roman"/>
          </w:rPr>
          <w:t>ü</w:t>
        </w:r>
      </w:ins>
      <w:del w:id="37" w:author="Kristiansen, Annette (H36)" w:date="2023-07-21T10:15:00Z">
        <w:r w:rsidR="00463CD8" w:rsidRPr="0078391F" w:rsidDel="002641D2">
          <w:rPr>
            <w:rFonts w:ascii="MetaNormalLF-Roman" w:hAnsi="MetaNormalLF-Roman"/>
          </w:rPr>
          <w:delText>-Ü</w:delText>
        </w:r>
      </w:del>
      <w:r w:rsidR="00463CD8" w:rsidRPr="0078391F">
        <w:rPr>
          <w:rFonts w:ascii="MetaNormalLF-Roman" w:hAnsi="MetaNormalLF-Roman"/>
        </w:rPr>
        <w:t>berschuss</w:t>
      </w:r>
      <w:ins w:id="38" w:author="Kristiansen, Annette (H36)" w:date="2023-07-21T10:15:00Z">
        <w:r w:rsidR="002641D2">
          <w:rPr>
            <w:rFonts w:ascii="MetaNormalLF-Roman" w:hAnsi="MetaNormalLF-Roman"/>
          </w:rPr>
          <w:t>r</w:t>
        </w:r>
      </w:ins>
      <w:del w:id="39" w:author="Kristiansen, Annette (H36)" w:date="2023-07-21T10:15:00Z">
        <w:r w:rsidR="00463CD8" w:rsidRPr="0078391F" w:rsidDel="002641D2">
          <w:rPr>
            <w:rFonts w:ascii="MetaNormalLF-Roman" w:hAnsi="MetaNormalLF-Roman"/>
          </w:rPr>
          <w:delText>-R</w:delText>
        </w:r>
      </w:del>
      <w:r w:rsidR="00463CD8" w:rsidRPr="0078391F">
        <w:rPr>
          <w:rFonts w:ascii="MetaNormalLF-Roman" w:hAnsi="MetaNormalLF-Roman"/>
        </w:rPr>
        <w:t xml:space="preserve">echnung </w:t>
      </w:r>
      <w:commentRangeEnd w:id="35"/>
      <w:r w:rsidR="002641D2">
        <w:rPr>
          <w:rStyle w:val="Kommentarzeichen"/>
        </w:rPr>
        <w:commentReference w:id="35"/>
      </w:r>
      <w:r w:rsidR="00C37263" w:rsidRPr="0078391F">
        <w:rPr>
          <w:rFonts w:ascii="MetaNormalLF-Roman" w:hAnsi="MetaNormalLF-Roman"/>
        </w:rPr>
        <w:t>sowie</w:t>
      </w:r>
      <w:r w:rsidRPr="0078391F">
        <w:rPr>
          <w:rFonts w:ascii="MetaNormalLF-Roman" w:hAnsi="MetaNormalLF-Roman"/>
        </w:rPr>
        <w:t xml:space="preserve"> </w:t>
      </w:r>
      <w:r w:rsidR="002225AE" w:rsidRPr="0078391F">
        <w:rPr>
          <w:rFonts w:ascii="MetaNormalLF-Roman" w:hAnsi="MetaNormalLF-Roman"/>
        </w:rPr>
        <w:t>dem</w:t>
      </w:r>
      <w:r w:rsidR="000A7717" w:rsidRPr="0078391F">
        <w:rPr>
          <w:rFonts w:ascii="MetaNormalLF-Roman" w:hAnsi="MetaNormalLF-Roman"/>
        </w:rPr>
        <w:t xml:space="preserve"> statistische</w:t>
      </w:r>
      <w:r w:rsidR="00B531A0" w:rsidRPr="0078391F">
        <w:rPr>
          <w:rFonts w:ascii="MetaNormalLF-Roman" w:hAnsi="MetaNormalLF-Roman"/>
        </w:rPr>
        <w:t>n</w:t>
      </w:r>
      <w:r w:rsidR="000A7717" w:rsidRPr="0078391F">
        <w:rPr>
          <w:rFonts w:ascii="MetaNormalLF-Roman" w:hAnsi="MetaNormalLF-Roman"/>
        </w:rPr>
        <w:t xml:space="preserve"> Unternehmensregister. </w:t>
      </w:r>
    </w:p>
    <w:p w14:paraId="5C9214AE" w14:textId="581883BE" w:rsidR="004A64A7" w:rsidRDefault="008D1636" w:rsidP="008A598B">
      <w:pPr>
        <w:spacing w:before="120" w:after="120" w:line="360" w:lineRule="auto"/>
        <w:jc w:val="both"/>
        <w:rPr>
          <w:rFonts w:ascii="MetaNormalLF-Roman" w:hAnsi="MetaNormalLF-Roman"/>
        </w:rPr>
      </w:pPr>
      <w:r w:rsidRPr="0078391F">
        <w:rPr>
          <w:rFonts w:ascii="MetaNormalLF-Roman" w:hAnsi="MetaNormalLF-Roman"/>
        </w:rPr>
        <w:t>Bei den</w:t>
      </w:r>
      <w:r w:rsidR="000A7717" w:rsidRPr="0078391F">
        <w:rPr>
          <w:rFonts w:ascii="MetaNormalLF-Roman" w:hAnsi="MetaNormalLF-Roman"/>
        </w:rPr>
        <w:t xml:space="preserve"> verwendeten Steuerstatistiken</w:t>
      </w:r>
      <w:r w:rsidRPr="0078391F">
        <w:rPr>
          <w:rFonts w:ascii="MetaNormalLF-Roman" w:hAnsi="MetaNormalLF-Roman"/>
        </w:rPr>
        <w:t xml:space="preserve"> handelt sich um Voller</w:t>
      </w:r>
      <w:r w:rsidR="00D2655A">
        <w:rPr>
          <w:rFonts w:ascii="MetaNormalLF-Roman" w:hAnsi="MetaNormalLF-Roman"/>
        </w:rPr>
        <w:t>hebungen</w:t>
      </w:r>
      <w:r w:rsidR="00C0552A">
        <w:rPr>
          <w:rFonts w:ascii="MetaNormalLF-Roman" w:hAnsi="MetaNormalLF-Roman"/>
        </w:rPr>
        <w:t>;</w:t>
      </w:r>
      <w:r w:rsidRPr="0078391F">
        <w:rPr>
          <w:rFonts w:ascii="MetaNormalLF-Roman" w:hAnsi="MetaNormalLF-Roman"/>
        </w:rPr>
        <w:t xml:space="preserve"> die </w:t>
      </w:r>
      <w:r w:rsidR="00C0552A">
        <w:rPr>
          <w:rFonts w:ascii="MetaNormalLF-Roman" w:hAnsi="MetaNormalLF-Roman"/>
        </w:rPr>
        <w:t xml:space="preserve">Daten </w:t>
      </w:r>
      <w:r w:rsidR="00C0552A" w:rsidRPr="0078391F">
        <w:rPr>
          <w:rFonts w:ascii="MetaNormalLF-Roman" w:hAnsi="MetaNormalLF-Roman"/>
        </w:rPr>
        <w:t xml:space="preserve">werden </w:t>
      </w:r>
      <w:r w:rsidR="000A7717" w:rsidRPr="0078391F">
        <w:rPr>
          <w:rFonts w:ascii="MetaNormalLF-Roman" w:hAnsi="MetaNormalLF-Roman"/>
        </w:rPr>
        <w:t xml:space="preserve">von den zuständigen Finanzämtern über die Rechenzentren der Landesfinanzbehörden an die </w:t>
      </w:r>
      <w:r w:rsidR="0051301A">
        <w:rPr>
          <w:rFonts w:ascii="MetaNormalLF-Roman" w:hAnsi="MetaNormalLF-Roman"/>
        </w:rPr>
        <w:t>S</w:t>
      </w:r>
      <w:r w:rsidR="000A7717" w:rsidRPr="0078391F">
        <w:rPr>
          <w:rFonts w:ascii="MetaNormalLF-Roman" w:hAnsi="MetaNormalLF-Roman"/>
        </w:rPr>
        <w:t>tatistischen Ämter der Länder übermittelt</w:t>
      </w:r>
      <w:r w:rsidRPr="0078391F">
        <w:rPr>
          <w:rFonts w:ascii="MetaNormalLF-Roman" w:hAnsi="MetaNormalLF-Roman"/>
        </w:rPr>
        <w:t xml:space="preserve"> (sog</w:t>
      </w:r>
      <w:r w:rsidR="0051301A">
        <w:rPr>
          <w:rFonts w:ascii="MetaNormalLF-Roman" w:hAnsi="MetaNormalLF-Roman"/>
        </w:rPr>
        <w:t>enannte</w:t>
      </w:r>
      <w:r w:rsidRPr="0078391F">
        <w:rPr>
          <w:rFonts w:ascii="MetaNormalLF-Roman" w:hAnsi="MetaNormalLF-Roman"/>
        </w:rPr>
        <w:t xml:space="preserve"> </w:t>
      </w:r>
      <w:r w:rsidR="00F4500E" w:rsidRPr="0078391F">
        <w:rPr>
          <w:rFonts w:ascii="MetaNormalLF-Roman" w:hAnsi="MetaNormalLF-Roman"/>
        </w:rPr>
        <w:t>Sekundärstatistiken</w:t>
      </w:r>
      <w:r w:rsidRPr="0078391F">
        <w:rPr>
          <w:rFonts w:ascii="MetaNormalLF-Roman" w:hAnsi="MetaNormalLF-Roman"/>
        </w:rPr>
        <w:t>)</w:t>
      </w:r>
      <w:r w:rsidR="000A7717" w:rsidRPr="0078391F">
        <w:rPr>
          <w:rFonts w:ascii="MetaNormalLF-Roman" w:hAnsi="MetaNormalLF-Roman"/>
        </w:rPr>
        <w:t>.</w:t>
      </w:r>
      <w:r w:rsidR="00E8454C" w:rsidRPr="0078391F">
        <w:rPr>
          <w:rFonts w:ascii="MetaNormalLF-Roman" w:hAnsi="MetaNormalLF-Roman"/>
        </w:rPr>
        <w:t xml:space="preserve"> </w:t>
      </w:r>
      <w:r w:rsidRPr="0078391F">
        <w:rPr>
          <w:rFonts w:ascii="MetaNormalLF-Roman" w:hAnsi="MetaNormalLF-Roman"/>
        </w:rPr>
        <w:t>Die übermittelten Angaben basieren auf den Vordrucken der jeweiligen Erklärungen</w:t>
      </w:r>
      <w:r w:rsidRPr="0078391F">
        <w:rPr>
          <w:rStyle w:val="Funotenzeichen"/>
          <w:rFonts w:ascii="MetaNormalLF-Roman" w:hAnsi="MetaNormalLF-Roman"/>
        </w:rPr>
        <w:footnoteReference w:id="4"/>
      </w:r>
      <w:r w:rsidRPr="0078391F">
        <w:rPr>
          <w:rFonts w:ascii="MetaNormalLF-Roman" w:hAnsi="MetaNormalLF-Roman"/>
        </w:rPr>
        <w:t>.</w:t>
      </w:r>
      <w:r w:rsidR="002758FC" w:rsidRPr="0078391F">
        <w:rPr>
          <w:rFonts w:ascii="MetaNormalLF-Roman" w:hAnsi="MetaNormalLF-Roman"/>
        </w:rPr>
        <w:t xml:space="preserve"> </w:t>
      </w:r>
      <w:r w:rsidR="00C0552A">
        <w:rPr>
          <w:rFonts w:ascii="MetaNormalLF-Roman" w:hAnsi="MetaNormalLF-Roman"/>
        </w:rPr>
        <w:t xml:space="preserve">Nach </w:t>
      </w:r>
      <w:r w:rsidR="00E8454C" w:rsidRPr="0078391F">
        <w:rPr>
          <w:rFonts w:ascii="MetaNormalLF-Roman" w:hAnsi="MetaNormalLF-Roman"/>
        </w:rPr>
        <w:t>au</w:t>
      </w:r>
      <w:r w:rsidR="002D0B58">
        <w:rPr>
          <w:rFonts w:ascii="MetaNormalLF-Roman" w:hAnsi="MetaNormalLF-Roman"/>
        </w:rPr>
        <w:t>fwendige</w:t>
      </w:r>
      <w:r w:rsidR="00C0552A">
        <w:rPr>
          <w:rFonts w:ascii="MetaNormalLF-Roman" w:hAnsi="MetaNormalLF-Roman"/>
        </w:rPr>
        <w:t>n</w:t>
      </w:r>
      <w:r w:rsidR="002D0B58">
        <w:rPr>
          <w:rFonts w:ascii="MetaNormalLF-Roman" w:hAnsi="MetaNormalLF-Roman"/>
        </w:rPr>
        <w:t xml:space="preserve"> Plausibilitäts-</w:t>
      </w:r>
      <w:r w:rsidR="00E8454C" w:rsidRPr="0078391F">
        <w:rPr>
          <w:rFonts w:ascii="MetaNormalLF-Roman" w:hAnsi="MetaNormalLF-Roman"/>
        </w:rPr>
        <w:t xml:space="preserve"> und Doppelfallprüfungen </w:t>
      </w:r>
      <w:r w:rsidR="00C0552A">
        <w:rPr>
          <w:rFonts w:ascii="MetaNormalLF-Roman" w:hAnsi="MetaNormalLF-Roman"/>
        </w:rPr>
        <w:t>liefern die S</w:t>
      </w:r>
      <w:r w:rsidR="00C0552A" w:rsidRPr="0078391F">
        <w:rPr>
          <w:rFonts w:ascii="MetaNormalLF-Roman" w:hAnsi="MetaNormalLF-Roman"/>
        </w:rPr>
        <w:t xml:space="preserve">tatistischen Ämter der Länder </w:t>
      </w:r>
      <w:r w:rsidR="00B24D3B">
        <w:rPr>
          <w:rFonts w:ascii="MetaNormalLF-Roman" w:hAnsi="MetaNormalLF-Roman"/>
        </w:rPr>
        <w:t>die Daten an das Statistische Bundesamt</w:t>
      </w:r>
      <w:r w:rsidR="00C0552A">
        <w:rPr>
          <w:rFonts w:ascii="MetaNormalLF-Roman" w:hAnsi="MetaNormalLF-Roman"/>
        </w:rPr>
        <w:t>, das die Steuerstatistiken</w:t>
      </w:r>
      <w:r w:rsidR="00B24D3B">
        <w:rPr>
          <w:rFonts w:ascii="MetaNormalLF-Roman" w:hAnsi="MetaNormalLF-Roman"/>
        </w:rPr>
        <w:t xml:space="preserve"> </w:t>
      </w:r>
      <w:commentRangeStart w:id="40"/>
      <w:ins w:id="41" w:author="Annette Meyerhoff" w:date="2023-07-24T17:58:00Z">
        <w:r w:rsidR="00D10C4F">
          <w:rPr>
            <w:rFonts w:ascii="MetaNormalLF-Roman" w:hAnsi="MetaNormalLF-Roman"/>
          </w:rPr>
          <w:t xml:space="preserve">auf Bundesebene </w:t>
        </w:r>
        <w:commentRangeEnd w:id="40"/>
        <w:r w:rsidR="00BC297E">
          <w:rPr>
            <w:rStyle w:val="Kommentarzeichen"/>
          </w:rPr>
          <w:commentReference w:id="40"/>
        </w:r>
      </w:ins>
      <w:r w:rsidR="00B24D3B">
        <w:rPr>
          <w:rFonts w:ascii="MetaNormalLF-Roman" w:hAnsi="MetaNormalLF-Roman"/>
        </w:rPr>
        <w:t>veröffentlicht</w:t>
      </w:r>
      <w:r w:rsidR="00E8454C" w:rsidRPr="0078391F">
        <w:rPr>
          <w:rFonts w:ascii="MetaNormalLF-Roman" w:hAnsi="MetaNormalLF-Roman"/>
        </w:rPr>
        <w:t xml:space="preserve">. </w:t>
      </w:r>
    </w:p>
    <w:p w14:paraId="1181EA93" w14:textId="2E4D5E52" w:rsidR="00A373C7" w:rsidRPr="0078391F" w:rsidRDefault="00E66B37" w:rsidP="008A598B">
      <w:pPr>
        <w:spacing w:before="120" w:after="120" w:line="360" w:lineRule="auto"/>
        <w:jc w:val="both"/>
        <w:rPr>
          <w:rFonts w:ascii="MetaNormalLF-Roman" w:hAnsi="MetaNormalLF-Roman"/>
        </w:rPr>
      </w:pPr>
      <w:r w:rsidRPr="0078391F">
        <w:rPr>
          <w:rFonts w:ascii="MetaNormalLF-Roman" w:hAnsi="MetaNormalLF-Roman"/>
        </w:rPr>
        <w:t xml:space="preserve">Aktuell beginnt das Panel mit dem </w:t>
      </w:r>
      <w:r w:rsidR="00B51DED" w:rsidRPr="0078391F">
        <w:rPr>
          <w:rFonts w:ascii="MetaNormalLF-Roman" w:hAnsi="MetaNormalLF-Roman"/>
        </w:rPr>
        <w:t>Berichtsjahr</w:t>
      </w:r>
      <w:r w:rsidRPr="0078391F">
        <w:rPr>
          <w:rFonts w:ascii="MetaNormalLF-Roman" w:hAnsi="MetaNormalLF-Roman"/>
        </w:rPr>
        <w:t xml:space="preserve"> 2013, </w:t>
      </w:r>
      <w:r w:rsidR="008D1636" w:rsidRPr="0078391F">
        <w:rPr>
          <w:rFonts w:ascii="MetaNormalLF-Roman" w:hAnsi="MetaNormalLF-Roman"/>
        </w:rPr>
        <w:t xml:space="preserve">da </w:t>
      </w:r>
      <w:r w:rsidRPr="0078391F">
        <w:rPr>
          <w:rFonts w:ascii="MetaNormalLF-Roman" w:hAnsi="MetaNormalLF-Roman"/>
        </w:rPr>
        <w:t xml:space="preserve">ab diesem Zeitpunkt alle </w:t>
      </w:r>
      <w:r w:rsidR="006F0BB1" w:rsidRPr="0078391F">
        <w:rPr>
          <w:rFonts w:ascii="MetaNormalLF-Roman" w:hAnsi="MetaNormalLF-Roman"/>
        </w:rPr>
        <w:t xml:space="preserve">verwendeten </w:t>
      </w:r>
      <w:r w:rsidRPr="0078391F">
        <w:rPr>
          <w:rFonts w:ascii="MetaNormalLF-Roman" w:hAnsi="MetaNormalLF-Roman"/>
        </w:rPr>
        <w:t xml:space="preserve">Steuerstatistiken </w:t>
      </w:r>
      <w:r w:rsidR="006F0BB1" w:rsidRPr="0078391F">
        <w:rPr>
          <w:rFonts w:ascii="MetaNormalLF-Roman" w:hAnsi="MetaNormalLF-Roman"/>
        </w:rPr>
        <w:t xml:space="preserve">als </w:t>
      </w:r>
      <w:r w:rsidRPr="0078391F">
        <w:rPr>
          <w:rFonts w:ascii="MetaNormalLF-Roman" w:hAnsi="MetaNormalLF-Roman"/>
        </w:rPr>
        <w:t xml:space="preserve">jährliche </w:t>
      </w:r>
      <w:r w:rsidR="006F0BB1" w:rsidRPr="0078391F">
        <w:rPr>
          <w:rFonts w:ascii="MetaNormalLF-Roman" w:hAnsi="MetaNormalLF-Roman"/>
        </w:rPr>
        <w:t>Bundestatistik</w:t>
      </w:r>
      <w:r w:rsidR="00C514B2" w:rsidRPr="0078391F">
        <w:rPr>
          <w:rFonts w:ascii="MetaNormalLF-Roman" w:hAnsi="MetaNormalLF-Roman"/>
        </w:rPr>
        <w:t xml:space="preserve"> </w:t>
      </w:r>
      <w:r w:rsidRPr="0078391F">
        <w:rPr>
          <w:rFonts w:ascii="MetaNormalLF-Roman" w:hAnsi="MetaNormalLF-Roman"/>
        </w:rPr>
        <w:t>vor</w:t>
      </w:r>
      <w:r w:rsidR="008D1636" w:rsidRPr="0078391F">
        <w:rPr>
          <w:rFonts w:ascii="MetaNormalLF-Roman" w:hAnsi="MetaNormalLF-Roman"/>
        </w:rPr>
        <w:t>liegen</w:t>
      </w:r>
      <w:r w:rsidR="00DE6340">
        <w:rPr>
          <w:rFonts w:ascii="MetaNormalLF-Roman" w:hAnsi="MetaNormalLF-Roman"/>
        </w:rPr>
        <w:t>. Es</w:t>
      </w:r>
      <w:r w:rsidRPr="0078391F">
        <w:rPr>
          <w:rFonts w:ascii="MetaNormalLF-Roman" w:hAnsi="MetaNormalLF-Roman"/>
        </w:rPr>
        <w:t xml:space="preserve"> endet 2018, da die Veranlagungsdauer </w:t>
      </w:r>
      <w:r w:rsidR="00B51DED" w:rsidRPr="0078391F">
        <w:rPr>
          <w:rFonts w:ascii="MetaNormalLF-Roman" w:hAnsi="MetaNormalLF-Roman"/>
        </w:rPr>
        <w:t>3,5 Jahre beträgt</w:t>
      </w:r>
      <w:r w:rsidR="00DD0F6E" w:rsidRPr="0078391F">
        <w:rPr>
          <w:rFonts w:ascii="MetaNormalLF-Roman" w:hAnsi="MetaNormalLF-Roman"/>
        </w:rPr>
        <w:t xml:space="preserve"> (ausgenommen Umsatzsteuer-Voranmeldung)</w:t>
      </w:r>
      <w:r w:rsidRPr="0078391F">
        <w:rPr>
          <w:rFonts w:ascii="MetaNormalLF-Roman" w:hAnsi="MetaNormalLF-Roman"/>
        </w:rPr>
        <w:t>.</w:t>
      </w:r>
      <w:r w:rsidR="00B827DE" w:rsidRPr="0078391F">
        <w:rPr>
          <w:rFonts w:ascii="MetaNormalLF-Roman" w:hAnsi="MetaNormalLF-Roman"/>
        </w:rPr>
        <w:t xml:space="preserve"> Folgende </w:t>
      </w:r>
      <w:r w:rsidR="000A7717" w:rsidRPr="0078391F">
        <w:rPr>
          <w:rFonts w:ascii="MetaNormalLF-Roman" w:hAnsi="MetaNormalLF-Roman"/>
        </w:rPr>
        <w:t>Einzeldatensätze</w:t>
      </w:r>
      <w:r w:rsidR="00B827DE" w:rsidRPr="0078391F">
        <w:rPr>
          <w:rFonts w:ascii="MetaNormalLF-Roman" w:hAnsi="MetaNormalLF-Roman"/>
        </w:rPr>
        <w:t xml:space="preserve"> der Steuerstatistik sind enthalten:</w:t>
      </w:r>
    </w:p>
    <w:p w14:paraId="5AD4804C" w14:textId="6BD66CDA" w:rsidR="0015364D" w:rsidRPr="0078391F" w:rsidRDefault="00267EC1" w:rsidP="008A598B">
      <w:pPr>
        <w:spacing w:before="120" w:after="120" w:line="360" w:lineRule="auto"/>
        <w:jc w:val="both"/>
        <w:rPr>
          <w:rFonts w:ascii="MetaNormalLF-Roman" w:hAnsi="MetaNormalLF-Roman"/>
        </w:rPr>
      </w:pPr>
      <w:r w:rsidRPr="0078391F">
        <w:rPr>
          <w:rFonts w:ascii="MetaNormalLF-Roman" w:hAnsi="MetaNormalLF-Roman"/>
        </w:rPr>
        <w:t xml:space="preserve">Die </w:t>
      </w:r>
      <w:r w:rsidR="0015364D" w:rsidRPr="0078391F">
        <w:rPr>
          <w:rFonts w:ascii="MetaNormalLF-Roman" w:hAnsi="MetaNormalLF-Roman"/>
          <w:color w:val="4472C4" w:themeColor="accent5"/>
        </w:rPr>
        <w:t xml:space="preserve">Gewerbesteuerstatistik </w:t>
      </w:r>
      <w:r w:rsidR="0015364D" w:rsidRPr="0078391F">
        <w:rPr>
          <w:rFonts w:ascii="MetaNormalLF-Roman" w:hAnsi="MetaNormalLF-Roman"/>
        </w:rPr>
        <w:t>(</w:t>
      </w:r>
      <w:r w:rsidRPr="0078391F">
        <w:rPr>
          <w:rFonts w:ascii="MetaNormalLF-Roman" w:hAnsi="MetaNormalLF-Roman"/>
        </w:rPr>
        <w:t>EVAS-Nr.</w:t>
      </w:r>
      <w:r w:rsidR="00FE604F">
        <w:rPr>
          <w:rStyle w:val="Funotenzeichen"/>
          <w:rFonts w:ascii="MetaNormalLF-Roman" w:hAnsi="MetaNormalLF-Roman"/>
        </w:rPr>
        <w:footnoteReference w:id="5"/>
      </w:r>
      <w:r w:rsidRPr="0078391F">
        <w:rPr>
          <w:rFonts w:ascii="MetaNormalLF-Roman" w:hAnsi="MetaNormalLF-Roman"/>
        </w:rPr>
        <w:t xml:space="preserve"> </w:t>
      </w:r>
      <w:r w:rsidR="0015364D" w:rsidRPr="0078391F">
        <w:rPr>
          <w:rFonts w:ascii="MetaNormalLF-Roman" w:hAnsi="MetaNormalLF-Roman"/>
        </w:rPr>
        <w:t>73511)</w:t>
      </w:r>
      <w:r w:rsidR="000A7717" w:rsidRPr="0078391F">
        <w:rPr>
          <w:rFonts w:ascii="MetaNormalLF-Roman" w:hAnsi="MetaNormalLF-Roman"/>
        </w:rPr>
        <w:t xml:space="preserve"> erfasst alle G</w:t>
      </w:r>
      <w:r w:rsidR="004E72B2" w:rsidRPr="0078391F">
        <w:rPr>
          <w:rFonts w:ascii="MetaNormalLF-Roman" w:hAnsi="MetaNormalLF-Roman"/>
        </w:rPr>
        <w:t>ewerbesteuerpflichtige</w:t>
      </w:r>
      <w:r w:rsidR="00CC4517" w:rsidRPr="0078391F">
        <w:rPr>
          <w:rFonts w:ascii="MetaNormalLF-Roman" w:hAnsi="MetaNormalLF-Roman"/>
        </w:rPr>
        <w:t>n</w:t>
      </w:r>
      <w:r w:rsidR="00D135E0" w:rsidRPr="0078391F">
        <w:rPr>
          <w:rFonts w:ascii="MetaNormalLF-Roman" w:hAnsi="MetaNormalLF-Roman"/>
        </w:rPr>
        <w:t xml:space="preserve"> in Deutschland</w:t>
      </w:r>
      <w:r w:rsidR="000A7717" w:rsidRPr="0078391F">
        <w:rPr>
          <w:rFonts w:ascii="MetaNormalLF-Roman" w:hAnsi="MetaNormalLF-Roman"/>
        </w:rPr>
        <w:t xml:space="preserve">, </w:t>
      </w:r>
      <w:r w:rsidR="000A7DAC">
        <w:rPr>
          <w:rFonts w:ascii="MetaNormalLF-Roman" w:hAnsi="MetaNormalLF-Roman"/>
        </w:rPr>
        <w:t>das sind</w:t>
      </w:r>
      <w:r w:rsidR="000A7DAC" w:rsidRPr="0078391F">
        <w:rPr>
          <w:rFonts w:ascii="MetaNormalLF-Roman" w:hAnsi="MetaNormalLF-Roman"/>
        </w:rPr>
        <w:t xml:space="preserve"> </w:t>
      </w:r>
      <w:r w:rsidR="000A7717" w:rsidRPr="0078391F">
        <w:rPr>
          <w:rFonts w:ascii="MetaNormalLF-Roman" w:hAnsi="MetaNormalLF-Roman"/>
        </w:rPr>
        <w:t>stehende</w:t>
      </w:r>
      <w:r w:rsidR="004E72B2" w:rsidRPr="0078391F">
        <w:rPr>
          <w:rFonts w:ascii="MetaNormalLF-Roman" w:hAnsi="MetaNormalLF-Roman"/>
        </w:rPr>
        <w:t xml:space="preserve"> Gewe</w:t>
      </w:r>
      <w:r w:rsidR="000A7DAC">
        <w:rPr>
          <w:rFonts w:ascii="MetaNormalLF-Roman" w:hAnsi="MetaNormalLF-Roman"/>
        </w:rPr>
        <w:t>r</w:t>
      </w:r>
      <w:r w:rsidR="004E72B2" w:rsidRPr="0078391F">
        <w:rPr>
          <w:rFonts w:ascii="MetaNormalLF-Roman" w:hAnsi="MetaNormalLF-Roman"/>
        </w:rPr>
        <w:t>bebetrieb</w:t>
      </w:r>
      <w:r w:rsidR="00CC4517" w:rsidRPr="0078391F">
        <w:rPr>
          <w:rFonts w:ascii="MetaNormalLF-Roman" w:hAnsi="MetaNormalLF-Roman"/>
        </w:rPr>
        <w:t>e</w:t>
      </w:r>
      <w:r w:rsidR="00D135E0" w:rsidRPr="0078391F">
        <w:rPr>
          <w:rFonts w:ascii="MetaNormalLF-Roman" w:hAnsi="MetaNormalLF-Roman"/>
        </w:rPr>
        <w:t xml:space="preserve">, </w:t>
      </w:r>
      <w:r w:rsidR="00F96EC5" w:rsidRPr="0078391F">
        <w:rPr>
          <w:rFonts w:ascii="MetaNormalLF-Roman" w:hAnsi="MetaNormalLF-Roman"/>
        </w:rPr>
        <w:t>Marktgewerbe</w:t>
      </w:r>
      <w:r w:rsidR="004E72B2" w:rsidRPr="0078391F">
        <w:rPr>
          <w:rFonts w:ascii="MetaNormalLF-Roman" w:hAnsi="MetaNormalLF-Roman"/>
        </w:rPr>
        <w:t xml:space="preserve"> </w:t>
      </w:r>
      <w:r w:rsidR="000A7717" w:rsidRPr="0078391F">
        <w:rPr>
          <w:rFonts w:ascii="MetaNormalLF-Roman" w:hAnsi="MetaNormalLF-Roman"/>
        </w:rPr>
        <w:t xml:space="preserve">sowie </w:t>
      </w:r>
      <w:r w:rsidR="004E72B2" w:rsidRPr="0078391F">
        <w:rPr>
          <w:rFonts w:ascii="MetaNormalLF-Roman" w:hAnsi="MetaNormalLF-Roman"/>
        </w:rPr>
        <w:t>Reisegewerbe</w:t>
      </w:r>
      <w:r w:rsidR="000A7717" w:rsidRPr="0078391F">
        <w:rPr>
          <w:rFonts w:ascii="MetaNormalLF-Roman" w:hAnsi="MetaNormalLF-Roman"/>
        </w:rPr>
        <w:t>betriebe</w:t>
      </w:r>
      <w:r w:rsidR="00F96EC5" w:rsidRPr="0078391F">
        <w:rPr>
          <w:rFonts w:ascii="MetaNormalLF-Roman" w:hAnsi="MetaNormalLF-Roman"/>
        </w:rPr>
        <w:t xml:space="preserve">, sofern </w:t>
      </w:r>
      <w:r w:rsidR="000A7DAC" w:rsidRPr="0078391F">
        <w:rPr>
          <w:rFonts w:ascii="MetaNormalLF-Roman" w:hAnsi="MetaNormalLF-Roman"/>
        </w:rPr>
        <w:t xml:space="preserve">sich </w:t>
      </w:r>
      <w:r w:rsidR="00F96EC5" w:rsidRPr="0078391F">
        <w:rPr>
          <w:rFonts w:ascii="MetaNormalLF-Roman" w:hAnsi="MetaNormalLF-Roman"/>
        </w:rPr>
        <w:t>diese</w:t>
      </w:r>
      <w:r w:rsidR="004E72B2" w:rsidRPr="0078391F">
        <w:rPr>
          <w:rFonts w:ascii="MetaNormalLF-Roman" w:hAnsi="MetaNormalLF-Roman"/>
        </w:rPr>
        <w:t xml:space="preserve"> im Inland befinde</w:t>
      </w:r>
      <w:r w:rsidR="00AC74D8" w:rsidRPr="0078391F">
        <w:rPr>
          <w:rFonts w:ascii="MetaNormalLF-Roman" w:hAnsi="MetaNormalLF-Roman"/>
        </w:rPr>
        <w:t>n</w:t>
      </w:r>
      <w:r w:rsidR="004E72B2" w:rsidRPr="0078391F">
        <w:rPr>
          <w:rFonts w:ascii="MetaNormalLF-Roman" w:hAnsi="MetaNormalLF-Roman"/>
        </w:rPr>
        <w:t>.</w:t>
      </w:r>
      <w:r w:rsidR="00476B2C" w:rsidRPr="0078391F">
        <w:rPr>
          <w:rFonts w:ascii="MetaNormalLF-Roman" w:hAnsi="MetaNormalLF-Roman"/>
        </w:rPr>
        <w:t xml:space="preserve"> </w:t>
      </w:r>
      <w:r w:rsidR="00417012" w:rsidRPr="0078391F">
        <w:rPr>
          <w:rFonts w:ascii="MetaNormalLF-Roman" w:hAnsi="MetaNormalLF-Roman"/>
        </w:rPr>
        <w:t>Zwischen</w:t>
      </w:r>
      <w:r w:rsidR="00E66B37" w:rsidRPr="0078391F">
        <w:rPr>
          <w:rFonts w:ascii="MetaNormalLF-Roman" w:hAnsi="MetaNormalLF-Roman"/>
        </w:rPr>
        <w:t xml:space="preserve"> 1995 </w:t>
      </w:r>
      <w:r w:rsidR="00417012" w:rsidRPr="0078391F">
        <w:rPr>
          <w:rFonts w:ascii="MetaNormalLF-Roman" w:hAnsi="MetaNormalLF-Roman"/>
        </w:rPr>
        <w:t>und</w:t>
      </w:r>
      <w:r w:rsidR="00E66B37" w:rsidRPr="0078391F">
        <w:rPr>
          <w:rFonts w:ascii="MetaNormalLF-Roman" w:hAnsi="MetaNormalLF-Roman"/>
        </w:rPr>
        <w:t xml:space="preserve"> 2010 wurde die Bundestatistik </w:t>
      </w:r>
      <w:r w:rsidR="00CC4517" w:rsidRPr="0078391F">
        <w:rPr>
          <w:rFonts w:ascii="MetaNormalLF-Roman" w:hAnsi="MetaNormalLF-Roman"/>
        </w:rPr>
        <w:t>dreijährlich</w:t>
      </w:r>
      <w:r w:rsidR="00AC74D8" w:rsidRPr="0078391F">
        <w:rPr>
          <w:rFonts w:ascii="MetaNormalLF-Roman" w:hAnsi="MetaNormalLF-Roman"/>
        </w:rPr>
        <w:t xml:space="preserve"> erhoben</w:t>
      </w:r>
      <w:r w:rsidR="00E66B37" w:rsidRPr="0078391F">
        <w:rPr>
          <w:rFonts w:ascii="MetaNormalLF-Roman" w:hAnsi="MetaNormalLF-Roman"/>
        </w:rPr>
        <w:t>, seit 2011 jährlich</w:t>
      </w:r>
      <w:r w:rsidR="00F96EC5" w:rsidRPr="0078391F">
        <w:rPr>
          <w:rFonts w:ascii="MetaNormalLF-Roman" w:hAnsi="MetaNormalLF-Roman"/>
        </w:rPr>
        <w:t>. Neben dem festgesetzten Steuermessbetrag, de</w:t>
      </w:r>
      <w:r w:rsidR="00417012" w:rsidRPr="0078391F">
        <w:rPr>
          <w:rFonts w:ascii="MetaNormalLF-Roman" w:hAnsi="MetaNormalLF-Roman"/>
        </w:rPr>
        <w:t>m</w:t>
      </w:r>
      <w:r w:rsidR="00F96EC5" w:rsidRPr="0078391F">
        <w:rPr>
          <w:rFonts w:ascii="MetaNormalLF-Roman" w:hAnsi="MetaNormalLF-Roman"/>
        </w:rPr>
        <w:t xml:space="preserve"> Gewerbeertrag, Gewinn und Verlust eines Gewerbebetrieb</w:t>
      </w:r>
      <w:r w:rsidR="00417012" w:rsidRPr="0078391F">
        <w:rPr>
          <w:rFonts w:ascii="MetaNormalLF-Roman" w:hAnsi="MetaNormalLF-Roman"/>
        </w:rPr>
        <w:t>es</w:t>
      </w:r>
      <w:r w:rsidR="00F96EC5" w:rsidRPr="0078391F">
        <w:rPr>
          <w:rFonts w:ascii="MetaNormalLF-Roman" w:hAnsi="MetaNormalLF-Roman"/>
        </w:rPr>
        <w:t xml:space="preserve"> </w:t>
      </w:r>
      <w:r w:rsidR="000A7DAC">
        <w:rPr>
          <w:rFonts w:ascii="MetaNormalLF-Roman" w:hAnsi="MetaNormalLF-Roman"/>
        </w:rPr>
        <w:t>gibt die Gewerbesteuerstatistik</w:t>
      </w:r>
      <w:r w:rsidR="000A7DAC" w:rsidRPr="0078391F">
        <w:rPr>
          <w:rFonts w:ascii="MetaNormalLF-Roman" w:hAnsi="MetaNormalLF-Roman"/>
        </w:rPr>
        <w:t xml:space="preserve"> </w:t>
      </w:r>
      <w:r w:rsidR="00F96EC5" w:rsidRPr="0078391F">
        <w:rPr>
          <w:rFonts w:ascii="MetaNormalLF-Roman" w:hAnsi="MetaNormalLF-Roman"/>
        </w:rPr>
        <w:t>auch Auskunft über die Hinzurechnung</w:t>
      </w:r>
      <w:r w:rsidR="00403BFB">
        <w:rPr>
          <w:rFonts w:ascii="MetaNormalLF-Roman" w:hAnsi="MetaNormalLF-Roman"/>
        </w:rPr>
        <w:t>en</w:t>
      </w:r>
      <w:r w:rsidR="00F96EC5" w:rsidRPr="0078391F">
        <w:rPr>
          <w:rFonts w:ascii="MetaNormalLF-Roman" w:hAnsi="MetaNormalLF-Roman"/>
        </w:rPr>
        <w:t>, Kürzung</w:t>
      </w:r>
      <w:r w:rsidR="00403BFB">
        <w:rPr>
          <w:rFonts w:ascii="MetaNormalLF-Roman" w:hAnsi="MetaNormalLF-Roman"/>
        </w:rPr>
        <w:t>en</w:t>
      </w:r>
      <w:r w:rsidR="00F96EC5" w:rsidRPr="0078391F">
        <w:rPr>
          <w:rFonts w:ascii="MetaNormalLF-Roman" w:hAnsi="MetaNormalLF-Roman"/>
        </w:rPr>
        <w:t xml:space="preserve"> und Freibeträge </w:t>
      </w:r>
      <w:r w:rsidR="00E20525" w:rsidRPr="0078391F">
        <w:rPr>
          <w:rFonts w:ascii="MetaNormalLF-Roman" w:hAnsi="MetaNormalLF-Roman"/>
        </w:rPr>
        <w:t>aus der Steuerfestsetzung</w:t>
      </w:r>
      <w:r w:rsidR="00F96EC5" w:rsidRPr="0078391F">
        <w:rPr>
          <w:rFonts w:ascii="MetaNormalLF-Roman" w:hAnsi="MetaNormalLF-Roman"/>
        </w:rPr>
        <w:t>.</w:t>
      </w:r>
      <w:r w:rsidR="00417012" w:rsidRPr="0078391F">
        <w:rPr>
          <w:rFonts w:ascii="MetaNormalLF-Roman" w:hAnsi="MetaNormalLF-Roman"/>
        </w:rPr>
        <w:t xml:space="preserve"> Der Gewerbesteuerhebesatz ist ebenfalls verfügbar</w:t>
      </w:r>
      <w:r w:rsidR="00C26FED">
        <w:rPr>
          <w:rFonts w:ascii="MetaNormalLF-Roman" w:hAnsi="MetaNormalLF-Roman"/>
        </w:rPr>
        <w:t>;</w:t>
      </w:r>
      <w:r w:rsidR="00417012" w:rsidRPr="0078391F">
        <w:rPr>
          <w:rFonts w:ascii="MetaNormalLF-Roman" w:hAnsi="MetaNormalLF-Roman"/>
        </w:rPr>
        <w:t xml:space="preserve"> bei Zerlegungsfällen gilt</w:t>
      </w:r>
      <w:r w:rsidR="00677377" w:rsidRPr="0078391F">
        <w:rPr>
          <w:rFonts w:ascii="MetaNormalLF-Roman" w:hAnsi="MetaNormalLF-Roman"/>
        </w:rPr>
        <w:t xml:space="preserve"> es</w:t>
      </w:r>
      <w:r w:rsidR="00417012" w:rsidRPr="0078391F">
        <w:rPr>
          <w:rFonts w:ascii="MetaNormalLF-Roman" w:hAnsi="MetaNormalLF-Roman"/>
        </w:rPr>
        <w:t xml:space="preserve"> jedoch zu beachten, dass dieser lediglich gerundet </w:t>
      </w:r>
      <w:r w:rsidR="002C5510">
        <w:rPr>
          <w:rFonts w:ascii="MetaNormalLF-Roman" w:hAnsi="MetaNormalLF-Roman"/>
        </w:rPr>
        <w:t xml:space="preserve">für alle Zerlegungsgemeinden </w:t>
      </w:r>
      <w:r w:rsidR="002C5510">
        <w:rPr>
          <w:rFonts w:ascii="MetaNormalLF-Roman" w:hAnsi="MetaNormalLF-Roman"/>
        </w:rPr>
        <w:lastRenderedPageBreak/>
        <w:t xml:space="preserve">des Gewerbesteuerpflichtigen </w:t>
      </w:r>
      <w:r w:rsidR="00417012" w:rsidRPr="0078391F">
        <w:rPr>
          <w:rFonts w:ascii="MetaNormalLF-Roman" w:hAnsi="MetaNormalLF-Roman"/>
        </w:rPr>
        <w:t>vorliegt. Weitere</w:t>
      </w:r>
      <w:r w:rsidR="000A7DAC">
        <w:rPr>
          <w:rFonts w:ascii="MetaNormalLF-Roman" w:hAnsi="MetaNormalLF-Roman"/>
        </w:rPr>
        <w:t xml:space="preserve"> bei</w:t>
      </w:r>
      <w:r w:rsidR="00E20525" w:rsidRPr="0078391F">
        <w:rPr>
          <w:rFonts w:ascii="MetaNormalLF-Roman" w:hAnsi="MetaNormalLF-Roman"/>
        </w:rPr>
        <w:t xml:space="preserve"> der </w:t>
      </w:r>
      <w:r w:rsidR="00417012" w:rsidRPr="0078391F">
        <w:rPr>
          <w:rFonts w:ascii="MetaNormalLF-Roman" w:hAnsi="MetaNormalLF-Roman"/>
        </w:rPr>
        <w:t xml:space="preserve">Zerlegung der Gewerbesteuer </w:t>
      </w:r>
      <w:r w:rsidR="000A7DAC">
        <w:rPr>
          <w:rFonts w:ascii="MetaNormalLF-Roman" w:hAnsi="MetaNormalLF-Roman"/>
        </w:rPr>
        <w:t xml:space="preserve">anfallende </w:t>
      </w:r>
      <w:commentRangeStart w:id="42"/>
      <w:commentRangeStart w:id="43"/>
      <w:commentRangeStart w:id="44"/>
      <w:r w:rsidR="000A7DAC" w:rsidRPr="0078391F">
        <w:rPr>
          <w:rFonts w:ascii="MetaNormalLF-Roman" w:hAnsi="MetaNormalLF-Roman"/>
        </w:rPr>
        <w:t>Angaben</w:t>
      </w:r>
      <w:commentRangeEnd w:id="42"/>
      <w:r w:rsidR="000A7DAC">
        <w:rPr>
          <w:rStyle w:val="Kommentarzeichen"/>
        </w:rPr>
        <w:commentReference w:id="42"/>
      </w:r>
      <w:commentRangeEnd w:id="43"/>
      <w:commentRangeEnd w:id="44"/>
      <w:ins w:id="45" w:author="Kristiansen, Annette (H36)" w:date="2023-07-24T08:49:00Z">
        <w:r w:rsidR="00046EF9">
          <w:rPr>
            <w:rFonts w:ascii="MetaNormalLF-Roman" w:hAnsi="MetaNormalLF-Roman"/>
          </w:rPr>
          <w:t xml:space="preserve">, wie beispielsweise </w:t>
        </w:r>
      </w:ins>
      <w:r w:rsidR="00DE6340">
        <w:rPr>
          <w:rStyle w:val="Kommentarzeichen"/>
        </w:rPr>
        <w:commentReference w:id="43"/>
      </w:r>
      <w:r w:rsidR="00046EF9">
        <w:rPr>
          <w:rStyle w:val="Kommentarzeichen"/>
        </w:rPr>
        <w:commentReference w:id="44"/>
      </w:r>
      <w:ins w:id="46" w:author="Kristiansen, Annette (H36)" w:date="2023-07-24T08:49:00Z">
        <w:r w:rsidR="00046EF9" w:rsidRPr="00046EF9">
          <w:rPr>
            <w:rFonts w:ascii="MetaNormalLF-Roman" w:hAnsi="MetaNormalLF-Roman"/>
          </w:rPr>
          <w:t>Zerlegungsmaßstab und</w:t>
        </w:r>
        <w:r w:rsidR="00704DCD">
          <w:rPr>
            <w:rFonts w:ascii="MetaNormalLF-Roman" w:hAnsi="MetaNormalLF-Roman"/>
          </w:rPr>
          <w:t xml:space="preserve"> die </w:t>
        </w:r>
      </w:ins>
      <w:ins w:id="47" w:author="Kristiansen, Annette (H36)" w:date="2023-07-24T09:29:00Z">
        <w:r w:rsidR="00704DCD">
          <w:rPr>
            <w:rFonts w:ascii="MetaNormalLF-Roman" w:hAnsi="MetaNormalLF-Roman"/>
          </w:rPr>
          <w:t>-</w:t>
        </w:r>
      </w:ins>
      <w:ins w:id="48" w:author="Kristiansen, Annette (H36)" w:date="2023-07-24T08:49:00Z">
        <w:r w:rsidR="00046EF9">
          <w:rPr>
            <w:rFonts w:ascii="MetaNormalLF-Roman" w:hAnsi="MetaNormalLF-Roman"/>
          </w:rPr>
          <w:t xml:space="preserve">anteile, </w:t>
        </w:r>
      </w:ins>
      <w:del w:id="49" w:author="Kristiansen, Annette (H36)" w:date="2023-07-24T08:49:00Z">
        <w:r w:rsidR="00E20525" w:rsidRPr="0078391F" w:rsidDel="00046EF9">
          <w:rPr>
            <w:rFonts w:ascii="MetaNormalLF-Roman" w:hAnsi="MetaNormalLF-Roman"/>
          </w:rPr>
          <w:delText xml:space="preserve"> </w:delText>
        </w:r>
      </w:del>
      <w:r w:rsidR="00C514B2" w:rsidRPr="0078391F">
        <w:rPr>
          <w:rFonts w:ascii="MetaNormalLF-Roman" w:hAnsi="MetaNormalLF-Roman"/>
        </w:rPr>
        <w:t>sind</w:t>
      </w:r>
      <w:r w:rsidR="00417012" w:rsidRPr="0078391F">
        <w:rPr>
          <w:rFonts w:ascii="MetaNormalLF-Roman" w:hAnsi="MetaNormalLF-Roman"/>
        </w:rPr>
        <w:t xml:space="preserve"> nicht </w:t>
      </w:r>
      <w:r w:rsidR="00C514B2" w:rsidRPr="0078391F">
        <w:rPr>
          <w:rFonts w:ascii="MetaNormalLF-Roman" w:hAnsi="MetaNormalLF-Roman"/>
        </w:rPr>
        <w:t xml:space="preserve">im </w:t>
      </w:r>
      <w:r w:rsidR="00417012" w:rsidRPr="0078391F">
        <w:rPr>
          <w:rFonts w:ascii="MetaNormalLF-Roman" w:hAnsi="MetaNormalLF-Roman"/>
        </w:rPr>
        <w:t xml:space="preserve">Panel </w:t>
      </w:r>
      <w:r w:rsidR="00E20525" w:rsidRPr="0078391F">
        <w:rPr>
          <w:rFonts w:ascii="MetaNormalLF-Roman" w:hAnsi="MetaNormalLF-Roman"/>
        </w:rPr>
        <w:t>integriert</w:t>
      </w:r>
      <w:r w:rsidR="00417012" w:rsidRPr="0078391F">
        <w:rPr>
          <w:rFonts w:ascii="MetaNormalLF-Roman" w:hAnsi="MetaNormalLF-Roman"/>
        </w:rPr>
        <w:t xml:space="preserve">. </w:t>
      </w:r>
    </w:p>
    <w:p w14:paraId="7FAB3903" w14:textId="317FE116" w:rsidR="00C0030B" w:rsidRPr="0078391F" w:rsidRDefault="00E20525" w:rsidP="008A598B">
      <w:pPr>
        <w:spacing w:before="120" w:after="120" w:line="360" w:lineRule="auto"/>
        <w:jc w:val="both"/>
        <w:rPr>
          <w:rFonts w:ascii="MetaNormalLF-Roman" w:hAnsi="MetaNormalLF-Roman"/>
        </w:rPr>
      </w:pPr>
      <w:r w:rsidRPr="0078391F">
        <w:rPr>
          <w:rFonts w:ascii="MetaNormalLF-Roman" w:hAnsi="MetaNormalLF-Roman"/>
        </w:rPr>
        <w:t xml:space="preserve">Die </w:t>
      </w:r>
      <w:r w:rsidR="0015364D" w:rsidRPr="0078391F">
        <w:rPr>
          <w:rFonts w:ascii="MetaNormalLF-Roman" w:hAnsi="MetaNormalLF-Roman"/>
          <w:color w:val="4472C4" w:themeColor="accent5"/>
        </w:rPr>
        <w:t>Körperschaftsteuerstatistik</w:t>
      </w:r>
      <w:r w:rsidR="0015364D" w:rsidRPr="0078391F">
        <w:rPr>
          <w:rFonts w:ascii="MetaNormalLF-Roman" w:hAnsi="MetaNormalLF-Roman"/>
        </w:rPr>
        <w:t xml:space="preserve"> (</w:t>
      </w:r>
      <w:r w:rsidR="00267EC1" w:rsidRPr="0078391F">
        <w:rPr>
          <w:rFonts w:ascii="MetaNormalLF-Roman" w:hAnsi="MetaNormalLF-Roman"/>
        </w:rPr>
        <w:t xml:space="preserve">EVAS-Nr. </w:t>
      </w:r>
      <w:r w:rsidR="0015364D" w:rsidRPr="0078391F">
        <w:rPr>
          <w:rFonts w:ascii="MetaNormalLF-Roman" w:hAnsi="MetaNormalLF-Roman"/>
        </w:rPr>
        <w:t>73211)</w:t>
      </w:r>
      <w:r w:rsidRPr="0078391F">
        <w:rPr>
          <w:rFonts w:ascii="MetaNormalLF-Roman" w:hAnsi="MetaNormalLF-Roman"/>
        </w:rPr>
        <w:t xml:space="preserve"> erfasst alle Körperschaften, Personenvereinigungen und Vermögensmassen, die </w:t>
      </w:r>
      <w:r w:rsidRPr="002D7CE2">
        <w:rPr>
          <w:rFonts w:ascii="MetaNormalLF-Roman" w:hAnsi="MetaNormalLF-Roman"/>
        </w:rPr>
        <w:t>unbeschränkt</w:t>
      </w:r>
      <w:del w:id="50" w:author="Annette Meyerhoff" w:date="2023-07-24T18:00:00Z">
        <w:r w:rsidRPr="002D7CE2" w:rsidDel="00BC297E">
          <w:rPr>
            <w:rFonts w:ascii="MetaNormalLF-Roman" w:hAnsi="MetaNormalLF-Roman"/>
          </w:rPr>
          <w:delText xml:space="preserve"> </w:delText>
        </w:r>
        <w:r w:rsidR="002D7CE2" w:rsidDel="00BC297E">
          <w:rPr>
            <w:rFonts w:ascii="MetaNormalLF-Roman" w:hAnsi="MetaNormalLF-Roman"/>
          </w:rPr>
          <w:delText>oder</w:delText>
        </w:r>
        <w:r w:rsidR="002D7CE2" w:rsidRPr="002D7CE2" w:rsidDel="00BC297E">
          <w:rPr>
            <w:rFonts w:ascii="MetaNormalLF-Roman" w:hAnsi="MetaNormalLF-Roman"/>
          </w:rPr>
          <w:delText xml:space="preserve"> </w:delText>
        </w:r>
      </w:del>
      <w:ins w:id="51" w:author="Annette Meyerhoff" w:date="2023-07-24T18:00:00Z">
        <w:r w:rsidR="00BC297E">
          <w:rPr>
            <w:rFonts w:ascii="MetaNormalLF-Roman" w:hAnsi="MetaNormalLF-Roman"/>
          </w:rPr>
          <w:t>,</w:t>
        </w:r>
        <w:r w:rsidR="00BC297E" w:rsidRPr="002D7CE2">
          <w:rPr>
            <w:rFonts w:ascii="MetaNormalLF-Roman" w:hAnsi="MetaNormalLF-Roman"/>
          </w:rPr>
          <w:t xml:space="preserve"> </w:t>
        </w:r>
      </w:ins>
      <w:r w:rsidRPr="002D7CE2">
        <w:rPr>
          <w:rFonts w:ascii="MetaNormalLF-Roman" w:hAnsi="MetaNormalLF-Roman"/>
        </w:rPr>
        <w:t>beschränkt</w:t>
      </w:r>
      <w:r w:rsidRPr="0078391F">
        <w:rPr>
          <w:rFonts w:ascii="MetaNormalLF-Roman" w:hAnsi="MetaNormalLF-Roman"/>
        </w:rPr>
        <w:t xml:space="preserve"> körperschaftsteuerpflichtig oder </w:t>
      </w:r>
      <w:commentRangeStart w:id="52"/>
      <w:commentRangeStart w:id="53"/>
      <w:del w:id="54" w:author="Kristiansen, Annette (H36)" w:date="2023-07-21T09:23:00Z">
        <w:r w:rsidR="00AC1867" w:rsidDel="00D84DFE">
          <w:rPr>
            <w:rFonts w:ascii="MetaNormalLF-Roman" w:hAnsi="MetaNormalLF-Roman"/>
          </w:rPr>
          <w:delText>-</w:delText>
        </w:r>
      </w:del>
      <w:commentRangeEnd w:id="52"/>
      <w:r w:rsidR="00AC1867">
        <w:rPr>
          <w:rStyle w:val="Kommentarzeichen"/>
        </w:rPr>
        <w:commentReference w:id="52"/>
      </w:r>
      <w:commentRangeEnd w:id="53"/>
      <w:ins w:id="55" w:author="Kristiansen, Annette (H36)" w:date="2023-07-21T09:26:00Z">
        <w:r w:rsidR="00F41C99">
          <w:rPr>
            <w:rFonts w:ascii="MetaNormalLF-Roman" w:hAnsi="MetaNormalLF-Roman"/>
          </w:rPr>
          <w:t>körperschaft</w:t>
        </w:r>
      </w:ins>
      <w:r w:rsidR="00CF7AB9">
        <w:rPr>
          <w:rStyle w:val="Kommentarzeichen"/>
        </w:rPr>
        <w:commentReference w:id="53"/>
      </w:r>
      <w:r w:rsidRPr="0078391F">
        <w:rPr>
          <w:rFonts w:ascii="MetaNormalLF-Roman" w:hAnsi="MetaNormalLF-Roman"/>
        </w:rPr>
        <w:t>steuerbefreit sind</w:t>
      </w:r>
      <w:r w:rsidR="00823EBE" w:rsidRPr="0078391F">
        <w:rPr>
          <w:rFonts w:ascii="MetaNormalLF-Roman" w:hAnsi="MetaNormalLF-Roman"/>
        </w:rPr>
        <w:t xml:space="preserve">. </w:t>
      </w:r>
      <w:r w:rsidR="00AC74D8" w:rsidRPr="0078391F">
        <w:rPr>
          <w:rFonts w:ascii="MetaNormalLF-Roman" w:hAnsi="MetaNormalLF-Roman"/>
        </w:rPr>
        <w:t>Die Bemessungsgrundla</w:t>
      </w:r>
      <w:r w:rsidR="00647C19" w:rsidRPr="0078391F">
        <w:rPr>
          <w:rFonts w:ascii="MetaNormalLF-Roman" w:hAnsi="MetaNormalLF-Roman"/>
        </w:rPr>
        <w:t>g</w:t>
      </w:r>
      <w:r w:rsidR="00AC74D8" w:rsidRPr="0078391F">
        <w:rPr>
          <w:rFonts w:ascii="MetaNormalLF-Roman" w:hAnsi="MetaNormalLF-Roman"/>
        </w:rPr>
        <w:t>e</w:t>
      </w:r>
      <w:r w:rsidR="00DE6340">
        <w:rPr>
          <w:rFonts w:ascii="MetaNormalLF-Roman" w:hAnsi="MetaNormalLF-Roman"/>
        </w:rPr>
        <w:t>n</w:t>
      </w:r>
      <w:r w:rsidR="00AC74D8" w:rsidRPr="0078391F">
        <w:rPr>
          <w:rFonts w:ascii="MetaNormalLF-Roman" w:hAnsi="MetaNormalLF-Roman"/>
        </w:rPr>
        <w:t xml:space="preserve"> der Körperschaftsteuer </w:t>
      </w:r>
      <w:r w:rsidR="002D7CE2">
        <w:rPr>
          <w:rFonts w:ascii="MetaNormalLF-Roman" w:hAnsi="MetaNormalLF-Roman"/>
        </w:rPr>
        <w:t>sind</w:t>
      </w:r>
      <w:r w:rsidR="00AC74D8" w:rsidRPr="0078391F">
        <w:rPr>
          <w:rFonts w:ascii="MetaNormalLF-Roman" w:hAnsi="MetaNormalLF-Roman"/>
        </w:rPr>
        <w:t xml:space="preserve"> Einkommen und Ertrag der </w:t>
      </w:r>
      <w:r w:rsidR="00823EBE" w:rsidRPr="0078391F">
        <w:rPr>
          <w:rFonts w:ascii="MetaNormalLF-Roman" w:hAnsi="MetaNormalLF-Roman"/>
        </w:rPr>
        <w:t>Körperschaftsteuerpflichtigen. Zwischen 1992 und 2013 wurde die Bundestatistik dr</w:t>
      </w:r>
      <w:r w:rsidR="00446C9A" w:rsidRPr="0078391F">
        <w:rPr>
          <w:rFonts w:ascii="MetaNormalLF-Roman" w:hAnsi="MetaNormalLF-Roman"/>
        </w:rPr>
        <w:t xml:space="preserve">eijährlich </w:t>
      </w:r>
      <w:r w:rsidR="00AC74D8" w:rsidRPr="0078391F">
        <w:rPr>
          <w:rFonts w:ascii="MetaNormalLF-Roman" w:hAnsi="MetaNormalLF-Roman"/>
        </w:rPr>
        <w:t>durchgeführt</w:t>
      </w:r>
      <w:r w:rsidR="00446C9A" w:rsidRPr="0078391F">
        <w:rPr>
          <w:rFonts w:ascii="MetaNormalLF-Roman" w:hAnsi="MetaNormalLF-Roman"/>
        </w:rPr>
        <w:t>, seit 2014</w:t>
      </w:r>
      <w:r w:rsidR="00823EBE" w:rsidRPr="0078391F">
        <w:rPr>
          <w:rFonts w:ascii="MetaNormalLF-Roman" w:hAnsi="MetaNormalLF-Roman"/>
        </w:rPr>
        <w:t xml:space="preserve"> jährlich.</w:t>
      </w:r>
      <w:r w:rsidR="00C0030B" w:rsidRPr="0078391F">
        <w:rPr>
          <w:rFonts w:ascii="MetaNormalLF-Roman" w:hAnsi="MetaNormalLF-Roman"/>
        </w:rPr>
        <w:t xml:space="preserve"> Die Körperschaftsteuerstatistik </w:t>
      </w:r>
      <w:r w:rsidR="006359A6" w:rsidRPr="0078391F">
        <w:rPr>
          <w:rFonts w:ascii="MetaNormalLF-Roman" w:hAnsi="MetaNormalLF-Roman"/>
        </w:rPr>
        <w:t>erfasst neben der</w:t>
      </w:r>
      <w:r w:rsidR="00C0030B" w:rsidRPr="0078391F">
        <w:rPr>
          <w:rFonts w:ascii="MetaNormalLF-Roman" w:hAnsi="MetaNormalLF-Roman"/>
        </w:rPr>
        <w:t xml:space="preserve"> festgesetzte</w:t>
      </w:r>
      <w:r w:rsidR="006359A6" w:rsidRPr="0078391F">
        <w:rPr>
          <w:rFonts w:ascii="MetaNormalLF-Roman" w:hAnsi="MetaNormalLF-Roman"/>
        </w:rPr>
        <w:t>n</w:t>
      </w:r>
      <w:r w:rsidR="00C0030B" w:rsidRPr="0078391F">
        <w:rPr>
          <w:rFonts w:ascii="MetaNormalLF-Roman" w:hAnsi="MetaNormalLF-Roman"/>
        </w:rPr>
        <w:t xml:space="preserve"> Körperschafts</w:t>
      </w:r>
      <w:r w:rsidR="006359A6" w:rsidRPr="0078391F">
        <w:rPr>
          <w:rFonts w:ascii="MetaNormalLF-Roman" w:hAnsi="MetaNormalLF-Roman"/>
        </w:rPr>
        <w:t>teuer</w:t>
      </w:r>
      <w:r w:rsidR="00C0030B" w:rsidRPr="0078391F">
        <w:rPr>
          <w:rFonts w:ascii="MetaNormalLF-Roman" w:hAnsi="MetaNormalLF-Roman"/>
        </w:rPr>
        <w:t>schuld</w:t>
      </w:r>
      <w:r w:rsidR="006359A6" w:rsidRPr="0078391F">
        <w:rPr>
          <w:rFonts w:ascii="MetaNormalLF-Roman" w:hAnsi="MetaNormalLF-Roman"/>
        </w:rPr>
        <w:t xml:space="preserve"> auch Angaben aus dem Festsetzungsverfahren</w:t>
      </w:r>
      <w:r w:rsidR="002D7CE2">
        <w:rPr>
          <w:rFonts w:ascii="MetaNormalLF-Roman" w:hAnsi="MetaNormalLF-Roman"/>
        </w:rPr>
        <w:t>. Dazu zählen</w:t>
      </w:r>
      <w:r w:rsidR="006359A6" w:rsidRPr="0078391F">
        <w:rPr>
          <w:rFonts w:ascii="MetaNormalLF-Roman" w:hAnsi="MetaNormalLF-Roman"/>
        </w:rPr>
        <w:t xml:space="preserve"> Einkünfte, zu versteuernde</w:t>
      </w:r>
      <w:r w:rsidR="00B24D3B">
        <w:rPr>
          <w:rFonts w:ascii="MetaNormalLF-Roman" w:hAnsi="MetaNormalLF-Roman"/>
        </w:rPr>
        <w:t>s</w:t>
      </w:r>
      <w:r w:rsidR="006359A6" w:rsidRPr="0078391F">
        <w:rPr>
          <w:rFonts w:ascii="MetaNormalLF-Roman" w:hAnsi="MetaNormalLF-Roman"/>
        </w:rPr>
        <w:t xml:space="preserve"> Einkommen, Verlustabzüge und Sondervergünstigungen. </w:t>
      </w:r>
    </w:p>
    <w:p w14:paraId="6CDEBFB7" w14:textId="01FC3978" w:rsidR="00052838" w:rsidRPr="0078391F" w:rsidRDefault="009A32D2" w:rsidP="008A598B">
      <w:pPr>
        <w:spacing w:before="120" w:after="120" w:line="360" w:lineRule="auto"/>
        <w:jc w:val="both"/>
        <w:rPr>
          <w:rFonts w:ascii="MetaNormalLF-Roman" w:hAnsi="MetaNormalLF-Roman"/>
        </w:rPr>
      </w:pPr>
      <w:r w:rsidRPr="0078391F">
        <w:rPr>
          <w:rFonts w:ascii="MetaNormalLF-Roman" w:hAnsi="MetaNormalLF-Roman"/>
        </w:rPr>
        <w:t xml:space="preserve">Die </w:t>
      </w:r>
      <w:r w:rsidR="00052838" w:rsidRPr="0078391F">
        <w:rPr>
          <w:rFonts w:ascii="MetaNormalLF-Roman" w:hAnsi="MetaNormalLF-Roman"/>
          <w:color w:val="4472C4" w:themeColor="accent5"/>
        </w:rPr>
        <w:t>Statistik über die Personengesellschaften und Gemeinschaften</w:t>
      </w:r>
      <w:r w:rsidR="00052838" w:rsidRPr="0078391F">
        <w:rPr>
          <w:rFonts w:ascii="MetaNormalLF-Roman" w:hAnsi="MetaNormalLF-Roman"/>
        </w:rPr>
        <w:t xml:space="preserve"> (EVAS-Nr. 73121)</w:t>
      </w:r>
      <w:r w:rsidRPr="0078391F">
        <w:rPr>
          <w:rFonts w:ascii="MetaNormalLF-Roman" w:hAnsi="MetaNormalLF-Roman"/>
        </w:rPr>
        <w:t xml:space="preserve"> erfasst alle Personengesellschaften und Gemeinschaften</w:t>
      </w:r>
      <w:r w:rsidR="00FE6335" w:rsidRPr="0078391F">
        <w:rPr>
          <w:rFonts w:ascii="MetaNormalLF-Roman" w:hAnsi="MetaNormalLF-Roman"/>
        </w:rPr>
        <w:t>,</w:t>
      </w:r>
      <w:r w:rsidRPr="0078391F">
        <w:rPr>
          <w:rFonts w:ascii="MetaNormalLF-Roman" w:hAnsi="MetaNormalLF-Roman"/>
        </w:rPr>
        <w:t xml:space="preserve"> für die eine „einheitliche und gesonderte </w:t>
      </w:r>
      <w:r w:rsidR="00CA6CAF" w:rsidRPr="0078391F">
        <w:rPr>
          <w:rFonts w:ascii="MetaNormalLF-Roman" w:hAnsi="MetaNormalLF-Roman"/>
        </w:rPr>
        <w:t>Feststellung von Besteuerungsgrundlagen</w:t>
      </w:r>
      <w:r w:rsidRPr="0078391F">
        <w:rPr>
          <w:rFonts w:ascii="MetaNormalLF-Roman" w:hAnsi="MetaNormalLF-Roman"/>
        </w:rPr>
        <w:t>“ durchgeführt wurde</w:t>
      </w:r>
      <w:r w:rsidR="004173B9" w:rsidRPr="0078391F">
        <w:rPr>
          <w:rFonts w:ascii="MetaNormalLF-Roman" w:hAnsi="MetaNormalLF-Roman"/>
        </w:rPr>
        <w:t>. Dadurch w</w:t>
      </w:r>
      <w:r w:rsidR="00CA6CAF" w:rsidRPr="0078391F">
        <w:rPr>
          <w:rFonts w:ascii="MetaNormalLF-Roman" w:hAnsi="MetaNormalLF-Roman"/>
        </w:rPr>
        <w:t>erden die Einkünfte der Personen</w:t>
      </w:r>
      <w:r w:rsidR="004173B9" w:rsidRPr="0078391F">
        <w:rPr>
          <w:rFonts w:ascii="MetaNormalLF-Roman" w:hAnsi="MetaNormalLF-Roman"/>
        </w:rPr>
        <w:t>gesellschaft</w:t>
      </w:r>
      <w:r w:rsidR="00CA6CAF" w:rsidRPr="0078391F">
        <w:rPr>
          <w:rFonts w:ascii="MetaNormalLF-Roman" w:hAnsi="MetaNormalLF-Roman"/>
        </w:rPr>
        <w:t>en</w:t>
      </w:r>
      <w:r w:rsidR="004173B9" w:rsidRPr="0078391F">
        <w:rPr>
          <w:rFonts w:ascii="MetaNormalLF-Roman" w:hAnsi="MetaNormalLF-Roman"/>
        </w:rPr>
        <w:t xml:space="preserve"> und Gemeinschaft</w:t>
      </w:r>
      <w:r w:rsidR="00CA6CAF" w:rsidRPr="0078391F">
        <w:rPr>
          <w:rFonts w:ascii="MetaNormalLF-Roman" w:hAnsi="MetaNormalLF-Roman"/>
        </w:rPr>
        <w:t>en</w:t>
      </w:r>
      <w:r w:rsidR="004173B9" w:rsidRPr="0078391F">
        <w:rPr>
          <w:rFonts w:ascii="MetaNormalLF-Roman" w:hAnsi="MetaNormalLF-Roman"/>
        </w:rPr>
        <w:t xml:space="preserve"> festgestellt und bei den Gesellschaftern im </w:t>
      </w:r>
      <w:r w:rsidR="002D7CE2">
        <w:rPr>
          <w:rFonts w:ascii="MetaNormalLF-Roman" w:hAnsi="MetaNormalLF-Roman"/>
        </w:rPr>
        <w:t>Zuge</w:t>
      </w:r>
      <w:r w:rsidR="002D7CE2" w:rsidRPr="0078391F">
        <w:rPr>
          <w:rFonts w:ascii="MetaNormalLF-Roman" w:hAnsi="MetaNormalLF-Roman"/>
        </w:rPr>
        <w:t xml:space="preserve"> </w:t>
      </w:r>
      <w:r w:rsidR="004173B9" w:rsidRPr="0078391F">
        <w:rPr>
          <w:rFonts w:ascii="MetaNormalLF-Roman" w:hAnsi="MetaNormalLF-Roman"/>
        </w:rPr>
        <w:t>der</w:t>
      </w:r>
      <w:r w:rsidR="00BF75FB" w:rsidRPr="0078391F">
        <w:rPr>
          <w:rFonts w:ascii="MetaNormalLF-Roman" w:hAnsi="MetaNormalLF-Roman"/>
        </w:rPr>
        <w:t xml:space="preserve"> Einkommen- </w:t>
      </w:r>
      <w:r w:rsidR="00AC1867">
        <w:rPr>
          <w:rFonts w:ascii="MetaNormalLF-Roman" w:hAnsi="MetaNormalLF-Roman"/>
        </w:rPr>
        <w:t>beziehungsweise</w:t>
      </w:r>
      <w:r w:rsidR="00BF75FB" w:rsidRPr="0078391F">
        <w:rPr>
          <w:rFonts w:ascii="MetaNormalLF-Roman" w:hAnsi="MetaNormalLF-Roman"/>
        </w:rPr>
        <w:t xml:space="preserve"> Körperschafts</w:t>
      </w:r>
      <w:r w:rsidR="004173B9" w:rsidRPr="0078391F">
        <w:rPr>
          <w:rFonts w:ascii="MetaNormalLF-Roman" w:hAnsi="MetaNormalLF-Roman"/>
        </w:rPr>
        <w:t>teuer</w:t>
      </w:r>
      <w:r w:rsidR="002D7CE2">
        <w:rPr>
          <w:rFonts w:ascii="MetaNormalLF-Roman" w:hAnsi="MetaNormalLF-Roman"/>
        </w:rPr>
        <w:t>veranlagung</w:t>
      </w:r>
      <w:r w:rsidR="004173B9" w:rsidRPr="0078391F">
        <w:rPr>
          <w:rFonts w:ascii="MetaNormalLF-Roman" w:hAnsi="MetaNormalLF-Roman"/>
        </w:rPr>
        <w:t xml:space="preserve"> versteuert.</w:t>
      </w:r>
      <w:r w:rsidR="00845C93" w:rsidRPr="0078391F">
        <w:rPr>
          <w:rFonts w:ascii="MetaNormalLF-Roman" w:hAnsi="MetaNormalLF-Roman"/>
        </w:rPr>
        <w:t xml:space="preserve"> Zwischen 1992 und 2007 wurde die Bundestatistik dreijährlich ausgeführt, seit 2008 jährlich</w:t>
      </w:r>
      <w:r w:rsidR="00ED762C" w:rsidRPr="0078391F">
        <w:rPr>
          <w:rFonts w:ascii="MetaNormalLF-Roman" w:hAnsi="MetaNormalLF-Roman"/>
        </w:rPr>
        <w:t>. Die Statistik liefert Informationen über</w:t>
      </w:r>
      <w:r w:rsidR="00AC74D8" w:rsidRPr="0078391F">
        <w:rPr>
          <w:rFonts w:ascii="MetaNormalLF-Roman" w:hAnsi="MetaNormalLF-Roman"/>
        </w:rPr>
        <w:t xml:space="preserve"> die</w:t>
      </w:r>
      <w:r w:rsidR="00ED762C" w:rsidRPr="0078391F">
        <w:rPr>
          <w:rFonts w:ascii="MetaNormalLF-Roman" w:hAnsi="MetaNormalLF-Roman"/>
        </w:rPr>
        <w:t xml:space="preserve"> Höhe der verschiedenen Einkunftsarten,</w:t>
      </w:r>
      <w:r w:rsidR="00D15B3A" w:rsidRPr="0078391F">
        <w:rPr>
          <w:rFonts w:ascii="MetaNormalLF-Roman" w:hAnsi="MetaNormalLF-Roman"/>
        </w:rPr>
        <w:t xml:space="preserve"> </w:t>
      </w:r>
      <w:r w:rsidR="002D7CE2">
        <w:rPr>
          <w:rFonts w:ascii="MetaNormalLF-Roman" w:hAnsi="MetaNormalLF-Roman"/>
        </w:rPr>
        <w:t xml:space="preserve">den </w:t>
      </w:r>
      <w:r w:rsidR="00D15B3A" w:rsidRPr="0078391F">
        <w:rPr>
          <w:rFonts w:ascii="MetaNormalLF-Roman" w:hAnsi="MetaNormalLF-Roman"/>
        </w:rPr>
        <w:t>Gewerbesteuermessbetrag, Anzahl</w:t>
      </w:r>
      <w:r w:rsidR="00CA6CAF" w:rsidRPr="0078391F">
        <w:rPr>
          <w:rFonts w:ascii="MetaNormalLF-Roman" w:hAnsi="MetaNormalLF-Roman"/>
        </w:rPr>
        <w:t xml:space="preserve"> und Art</w:t>
      </w:r>
      <w:r w:rsidR="00D15B3A" w:rsidRPr="0078391F">
        <w:rPr>
          <w:rFonts w:ascii="MetaNormalLF-Roman" w:hAnsi="MetaNormalLF-Roman"/>
        </w:rPr>
        <w:t xml:space="preserve"> der Beteiligten und für Handelsschiffe im internationalen Verkehr die Tonnagebesteuerung nach § 5a </w:t>
      </w:r>
      <w:commentRangeStart w:id="56"/>
      <w:commentRangeStart w:id="57"/>
      <w:r w:rsidR="00C27058" w:rsidRPr="0078391F">
        <w:rPr>
          <w:rFonts w:ascii="MetaNormalLF-Roman" w:hAnsi="MetaNormalLF-Roman"/>
        </w:rPr>
        <w:t>Einkommensteuergesetz</w:t>
      </w:r>
      <w:commentRangeEnd w:id="56"/>
      <w:r w:rsidR="00AC1867">
        <w:rPr>
          <w:rStyle w:val="Kommentarzeichen"/>
        </w:rPr>
        <w:commentReference w:id="56"/>
      </w:r>
      <w:commentRangeEnd w:id="57"/>
      <w:r w:rsidR="002D7CE2">
        <w:rPr>
          <w:rStyle w:val="Kommentarzeichen"/>
        </w:rPr>
        <w:commentReference w:id="57"/>
      </w:r>
      <w:r w:rsidR="00D15B3A" w:rsidRPr="0078391F">
        <w:rPr>
          <w:rFonts w:ascii="MetaNormalLF-Roman" w:hAnsi="MetaNormalLF-Roman"/>
        </w:rPr>
        <w:t>.</w:t>
      </w:r>
    </w:p>
    <w:p w14:paraId="6D834CAA" w14:textId="44355276" w:rsidR="0015364D" w:rsidRPr="0078391F" w:rsidRDefault="0042355E" w:rsidP="008A598B">
      <w:pPr>
        <w:spacing w:before="120" w:after="120" w:line="360" w:lineRule="auto"/>
        <w:jc w:val="both"/>
        <w:rPr>
          <w:rFonts w:ascii="MetaNormalLF-Roman" w:hAnsi="MetaNormalLF-Roman"/>
        </w:rPr>
      </w:pPr>
      <w:r w:rsidRPr="0078391F">
        <w:rPr>
          <w:rFonts w:ascii="MetaNormalLF-Roman" w:hAnsi="MetaNormalLF-Roman"/>
        </w:rPr>
        <w:t xml:space="preserve">Die </w:t>
      </w:r>
      <w:r w:rsidR="002C65D4" w:rsidRPr="0078391F">
        <w:rPr>
          <w:rFonts w:ascii="MetaNormalLF-Roman" w:hAnsi="MetaNormalLF-Roman"/>
          <w:color w:val="4472C4" w:themeColor="accent5"/>
        </w:rPr>
        <w:t>Umsatzsteuerstatistik-</w:t>
      </w:r>
      <w:r w:rsidR="0015364D" w:rsidRPr="0078391F">
        <w:rPr>
          <w:rFonts w:ascii="MetaNormalLF-Roman" w:hAnsi="MetaNormalLF-Roman"/>
          <w:color w:val="4472C4" w:themeColor="accent5"/>
        </w:rPr>
        <w:t>Voranmeldungen</w:t>
      </w:r>
      <w:r w:rsidR="0015364D" w:rsidRPr="0078391F">
        <w:rPr>
          <w:rFonts w:ascii="MetaNormalLF-Roman" w:hAnsi="MetaNormalLF-Roman"/>
        </w:rPr>
        <w:t xml:space="preserve"> (</w:t>
      </w:r>
      <w:r w:rsidR="00267EC1" w:rsidRPr="0078391F">
        <w:rPr>
          <w:rFonts w:ascii="MetaNormalLF-Roman" w:hAnsi="MetaNormalLF-Roman"/>
        </w:rPr>
        <w:t xml:space="preserve">EVAS-Nr. </w:t>
      </w:r>
      <w:r w:rsidR="0015364D" w:rsidRPr="0078391F">
        <w:rPr>
          <w:rFonts w:ascii="MetaNormalLF-Roman" w:hAnsi="MetaNormalLF-Roman"/>
        </w:rPr>
        <w:t>73311)</w:t>
      </w:r>
      <w:r w:rsidRPr="0078391F">
        <w:rPr>
          <w:rFonts w:ascii="MetaNormalLF-Roman" w:hAnsi="MetaNormalLF-Roman"/>
        </w:rPr>
        <w:t xml:space="preserve"> erfasst alle umsatzsteuerpflichtigen </w:t>
      </w:r>
      <w:r w:rsidR="006D22A7" w:rsidRPr="0078391F">
        <w:rPr>
          <w:rFonts w:ascii="MetaNormalLF-Roman" w:hAnsi="MetaNormalLF-Roman"/>
        </w:rPr>
        <w:t>Unternehmen,</w:t>
      </w:r>
      <w:r w:rsidRPr="0078391F">
        <w:rPr>
          <w:rFonts w:ascii="MetaNormalLF-Roman" w:hAnsi="MetaNormalLF-Roman"/>
        </w:rPr>
        <w:t xml:space="preserve"> die im Berichtsjahr Umsatzsteuer-Voranmeldungen </w:t>
      </w:r>
      <w:r w:rsidR="00677377" w:rsidRPr="0078391F">
        <w:rPr>
          <w:rFonts w:ascii="MetaNormalLF-Roman" w:hAnsi="MetaNormalLF-Roman"/>
        </w:rPr>
        <w:t>abg</w:t>
      </w:r>
      <w:r w:rsidR="002D7CE2">
        <w:rPr>
          <w:rFonts w:ascii="MetaNormalLF-Roman" w:hAnsi="MetaNormalLF-Roman"/>
        </w:rPr>
        <w:t>egeben h</w:t>
      </w:r>
      <w:r w:rsidR="00677377" w:rsidRPr="0078391F">
        <w:rPr>
          <w:rFonts w:ascii="MetaNormalLF-Roman" w:hAnsi="MetaNormalLF-Roman"/>
        </w:rPr>
        <w:t>aben</w:t>
      </w:r>
      <w:r w:rsidRPr="0078391F">
        <w:rPr>
          <w:rFonts w:ascii="MetaNormalLF-Roman" w:hAnsi="MetaNormalLF-Roman"/>
        </w:rPr>
        <w:t xml:space="preserve"> und deren Lieferungen und Leistungen über einem Grenzwert</w:t>
      </w:r>
      <w:r w:rsidRPr="0078391F">
        <w:rPr>
          <w:rStyle w:val="Funotenzeichen"/>
          <w:rFonts w:ascii="MetaNormalLF-Roman" w:hAnsi="MetaNormalLF-Roman"/>
        </w:rPr>
        <w:footnoteReference w:id="6"/>
      </w:r>
      <w:r w:rsidRPr="0078391F">
        <w:rPr>
          <w:rFonts w:ascii="MetaNormalLF-Roman" w:hAnsi="MetaNormalLF-Roman"/>
        </w:rPr>
        <w:t xml:space="preserve"> </w:t>
      </w:r>
      <w:r w:rsidR="00677377" w:rsidRPr="0078391F">
        <w:rPr>
          <w:rFonts w:ascii="MetaNormalLF-Roman" w:hAnsi="MetaNormalLF-Roman"/>
        </w:rPr>
        <w:t>lagen</w:t>
      </w:r>
      <w:r w:rsidR="006B7ABC" w:rsidRPr="0078391F">
        <w:rPr>
          <w:rFonts w:ascii="MetaNormalLF-Roman" w:hAnsi="MetaNormalLF-Roman"/>
        </w:rPr>
        <w:t xml:space="preserve">. </w:t>
      </w:r>
      <w:r w:rsidR="00EF60ED" w:rsidRPr="0078391F">
        <w:rPr>
          <w:rFonts w:ascii="MetaNormalLF-Roman" w:hAnsi="MetaNormalLF-Roman"/>
        </w:rPr>
        <w:t xml:space="preserve">Seit 1996 wird die Bundestatistik jährlich </w:t>
      </w:r>
      <w:r w:rsidR="00DE6340">
        <w:rPr>
          <w:rFonts w:ascii="MetaNormalLF-Roman" w:hAnsi="MetaNormalLF-Roman"/>
        </w:rPr>
        <w:t>durch</w:t>
      </w:r>
      <w:r w:rsidR="00EF60ED" w:rsidRPr="0078391F">
        <w:rPr>
          <w:rFonts w:ascii="MetaNormalLF-Roman" w:hAnsi="MetaNormalLF-Roman"/>
        </w:rPr>
        <w:t>geführt.</w:t>
      </w:r>
      <w:r w:rsidR="00463CD8" w:rsidRPr="0078391F">
        <w:rPr>
          <w:rFonts w:ascii="MetaNormalLF-Roman" w:hAnsi="MetaNormalLF-Roman"/>
        </w:rPr>
        <w:t xml:space="preserve"> Die Statistik</w:t>
      </w:r>
      <w:r w:rsidR="00EF60ED" w:rsidRPr="0078391F">
        <w:rPr>
          <w:rFonts w:ascii="MetaNormalLF-Roman" w:hAnsi="MetaNormalLF-Roman"/>
        </w:rPr>
        <w:t xml:space="preserve"> </w:t>
      </w:r>
      <w:r w:rsidR="00463CD8" w:rsidRPr="0078391F">
        <w:rPr>
          <w:rFonts w:ascii="MetaNormalLF-Roman" w:hAnsi="MetaNormalLF-Roman"/>
        </w:rPr>
        <w:t xml:space="preserve">gibt </w:t>
      </w:r>
      <w:r w:rsidR="00EF60ED" w:rsidRPr="0078391F">
        <w:rPr>
          <w:rFonts w:ascii="MetaNormalLF-Roman" w:hAnsi="MetaNormalLF-Roman"/>
        </w:rPr>
        <w:t xml:space="preserve">Auskunft über den </w:t>
      </w:r>
      <w:r w:rsidR="00677377" w:rsidRPr="0078391F">
        <w:rPr>
          <w:rFonts w:ascii="MetaNormalLF-Roman" w:hAnsi="MetaNormalLF-Roman"/>
        </w:rPr>
        <w:t xml:space="preserve">steuerbaren Umsatz, </w:t>
      </w:r>
      <w:r w:rsidR="00B24D3B">
        <w:rPr>
          <w:rFonts w:ascii="MetaNormalLF-Roman" w:hAnsi="MetaNormalLF-Roman"/>
        </w:rPr>
        <w:t>die</w:t>
      </w:r>
      <w:r w:rsidR="00677377" w:rsidRPr="0078391F">
        <w:rPr>
          <w:rFonts w:ascii="MetaNormalLF-Roman" w:hAnsi="MetaNormalLF-Roman"/>
        </w:rPr>
        <w:t xml:space="preserve"> Lieferungen und Leistungen zum vollen und ermäßigten Steuersatz</w:t>
      </w:r>
      <w:r w:rsidR="00B24D3B">
        <w:rPr>
          <w:rFonts w:ascii="MetaNormalLF-Roman" w:hAnsi="MetaNormalLF-Roman"/>
        </w:rPr>
        <w:t>, zu</w:t>
      </w:r>
      <w:r w:rsidR="00677377" w:rsidRPr="0078391F">
        <w:rPr>
          <w:rFonts w:ascii="MetaNormalLF-Roman" w:hAnsi="MetaNormalLF-Roman"/>
        </w:rPr>
        <w:t xml:space="preserve"> innergemeinschaftliche</w:t>
      </w:r>
      <w:r w:rsidR="00B24D3B">
        <w:rPr>
          <w:rFonts w:ascii="MetaNormalLF-Roman" w:hAnsi="MetaNormalLF-Roman"/>
        </w:rPr>
        <w:t>n</w:t>
      </w:r>
      <w:r w:rsidR="00677377" w:rsidRPr="0078391F">
        <w:rPr>
          <w:rFonts w:ascii="MetaNormalLF-Roman" w:hAnsi="MetaNormalLF-Roman"/>
        </w:rPr>
        <w:t xml:space="preserve"> Erwerbe</w:t>
      </w:r>
      <w:r w:rsidR="00B24D3B">
        <w:rPr>
          <w:rFonts w:ascii="MetaNormalLF-Roman" w:hAnsi="MetaNormalLF-Roman"/>
        </w:rPr>
        <w:t>n</w:t>
      </w:r>
      <w:r w:rsidR="00677377" w:rsidRPr="0078391F">
        <w:rPr>
          <w:rFonts w:ascii="MetaNormalLF-Roman" w:hAnsi="MetaNormalLF-Roman"/>
        </w:rPr>
        <w:t>, steuerfreie</w:t>
      </w:r>
      <w:r w:rsidR="00B24D3B">
        <w:rPr>
          <w:rFonts w:ascii="MetaNormalLF-Roman" w:hAnsi="MetaNormalLF-Roman"/>
        </w:rPr>
        <w:t>n</w:t>
      </w:r>
      <w:r w:rsidR="00677377" w:rsidRPr="0078391F">
        <w:rPr>
          <w:rFonts w:ascii="MetaNormalLF-Roman" w:hAnsi="MetaNormalLF-Roman"/>
        </w:rPr>
        <w:t xml:space="preserve"> </w:t>
      </w:r>
      <w:r w:rsidR="00463CD8" w:rsidRPr="0078391F">
        <w:rPr>
          <w:rFonts w:ascii="MetaNormalLF-Roman" w:hAnsi="MetaNormalLF-Roman"/>
        </w:rPr>
        <w:t>Lieferungen und Leistungen</w:t>
      </w:r>
      <w:r w:rsidR="00B24D3B">
        <w:rPr>
          <w:rFonts w:ascii="MetaNormalLF-Roman" w:hAnsi="MetaNormalLF-Roman"/>
        </w:rPr>
        <w:t>,</w:t>
      </w:r>
      <w:r w:rsidR="00463CD8" w:rsidRPr="0078391F">
        <w:rPr>
          <w:rFonts w:ascii="MetaNormalLF-Roman" w:hAnsi="MetaNormalLF-Roman"/>
        </w:rPr>
        <w:t xml:space="preserve"> </w:t>
      </w:r>
      <w:r w:rsidR="00B24D3B">
        <w:rPr>
          <w:rFonts w:ascii="MetaNormalLF-Roman" w:hAnsi="MetaNormalLF-Roman"/>
        </w:rPr>
        <w:t>zu</w:t>
      </w:r>
      <w:r w:rsidR="00463CD8" w:rsidRPr="0078391F">
        <w:rPr>
          <w:rFonts w:ascii="MetaNormalLF-Roman" w:hAnsi="MetaNormalLF-Roman"/>
        </w:rPr>
        <w:t xml:space="preserve"> Umsätze</w:t>
      </w:r>
      <w:r w:rsidR="00B24D3B">
        <w:rPr>
          <w:rFonts w:ascii="MetaNormalLF-Roman" w:hAnsi="MetaNormalLF-Roman"/>
        </w:rPr>
        <w:t>n</w:t>
      </w:r>
      <w:r w:rsidR="00463CD8" w:rsidRPr="0078391F">
        <w:rPr>
          <w:rFonts w:ascii="MetaNormalLF-Roman" w:hAnsi="MetaNormalLF-Roman"/>
        </w:rPr>
        <w:t xml:space="preserve"> nach §</w:t>
      </w:r>
      <w:r w:rsidR="00404B3A">
        <w:rPr>
          <w:rFonts w:ascii="MetaNormalLF-Roman" w:hAnsi="MetaNormalLF-Roman"/>
        </w:rPr>
        <w:t xml:space="preserve"> </w:t>
      </w:r>
      <w:r w:rsidR="00463CD8" w:rsidRPr="0078391F">
        <w:rPr>
          <w:rFonts w:ascii="MetaNormalLF-Roman" w:hAnsi="MetaNormalLF-Roman"/>
        </w:rPr>
        <w:t xml:space="preserve">13b </w:t>
      </w:r>
      <w:commentRangeStart w:id="58"/>
      <w:commentRangeStart w:id="59"/>
      <w:r w:rsidR="00463CD8" w:rsidRPr="0078391F">
        <w:rPr>
          <w:rFonts w:ascii="MetaNormalLF-Roman" w:hAnsi="MetaNormalLF-Roman"/>
        </w:rPr>
        <w:t>Umsatzsteuergesetz</w:t>
      </w:r>
      <w:commentRangeEnd w:id="58"/>
      <w:r w:rsidR="00A42304">
        <w:rPr>
          <w:rStyle w:val="Kommentarzeichen"/>
        </w:rPr>
        <w:commentReference w:id="58"/>
      </w:r>
      <w:commentRangeEnd w:id="59"/>
      <w:r w:rsidR="002D7CE2">
        <w:rPr>
          <w:rStyle w:val="Kommentarzeichen"/>
        </w:rPr>
        <w:commentReference w:id="59"/>
      </w:r>
      <w:r w:rsidR="00EF60ED" w:rsidRPr="0078391F">
        <w:rPr>
          <w:rFonts w:ascii="MetaNormalLF-Roman" w:hAnsi="MetaNormalLF-Roman"/>
        </w:rPr>
        <w:t xml:space="preserve">, </w:t>
      </w:r>
      <w:r w:rsidR="00B24D3B">
        <w:rPr>
          <w:rFonts w:ascii="MetaNormalLF-Roman" w:hAnsi="MetaNormalLF-Roman"/>
        </w:rPr>
        <w:t>der</w:t>
      </w:r>
      <w:r w:rsidR="00B24D3B" w:rsidRPr="0078391F">
        <w:rPr>
          <w:rFonts w:ascii="MetaNormalLF-Roman" w:hAnsi="MetaNormalLF-Roman"/>
        </w:rPr>
        <w:t xml:space="preserve"> </w:t>
      </w:r>
      <w:r w:rsidR="00463CD8" w:rsidRPr="0078391F">
        <w:rPr>
          <w:rFonts w:ascii="MetaNormalLF-Roman" w:hAnsi="MetaNormalLF-Roman"/>
        </w:rPr>
        <w:t>entsprechende</w:t>
      </w:r>
      <w:r w:rsidR="00B24D3B">
        <w:rPr>
          <w:rFonts w:ascii="MetaNormalLF-Roman" w:hAnsi="MetaNormalLF-Roman"/>
        </w:rPr>
        <w:t>n</w:t>
      </w:r>
      <w:r w:rsidR="00463CD8" w:rsidRPr="0078391F">
        <w:rPr>
          <w:rFonts w:ascii="MetaNormalLF-Roman" w:hAnsi="MetaNormalLF-Roman"/>
        </w:rPr>
        <w:t xml:space="preserve"> </w:t>
      </w:r>
      <w:r w:rsidR="00EF60ED" w:rsidRPr="0078391F">
        <w:rPr>
          <w:rFonts w:ascii="MetaNormalLF-Roman" w:hAnsi="MetaNormalLF-Roman"/>
        </w:rPr>
        <w:t xml:space="preserve">Umsatzsteuer und </w:t>
      </w:r>
      <w:r w:rsidR="00B24D3B">
        <w:rPr>
          <w:rFonts w:ascii="MetaNormalLF-Roman" w:hAnsi="MetaNormalLF-Roman"/>
        </w:rPr>
        <w:t xml:space="preserve">zu </w:t>
      </w:r>
      <w:r w:rsidR="00463CD8" w:rsidRPr="0078391F">
        <w:rPr>
          <w:rFonts w:ascii="MetaNormalLF-Roman" w:hAnsi="MetaNormalLF-Roman"/>
        </w:rPr>
        <w:t>abziehbare</w:t>
      </w:r>
      <w:r w:rsidR="00B24D3B">
        <w:rPr>
          <w:rFonts w:ascii="MetaNormalLF-Roman" w:hAnsi="MetaNormalLF-Roman"/>
        </w:rPr>
        <w:t>n</w:t>
      </w:r>
      <w:r w:rsidR="00EF60ED" w:rsidRPr="0078391F">
        <w:rPr>
          <w:rFonts w:ascii="MetaNormalLF-Roman" w:hAnsi="MetaNormalLF-Roman"/>
        </w:rPr>
        <w:t xml:space="preserve"> Vorsteuer</w:t>
      </w:r>
      <w:r w:rsidR="00463CD8" w:rsidRPr="0078391F">
        <w:rPr>
          <w:rFonts w:ascii="MetaNormalLF-Roman" w:hAnsi="MetaNormalLF-Roman"/>
        </w:rPr>
        <w:t>beträge</w:t>
      </w:r>
      <w:r w:rsidR="00B24D3B">
        <w:rPr>
          <w:rFonts w:ascii="MetaNormalLF-Roman" w:hAnsi="MetaNormalLF-Roman"/>
        </w:rPr>
        <w:t>n</w:t>
      </w:r>
      <w:r w:rsidR="00463CD8" w:rsidRPr="0078391F">
        <w:rPr>
          <w:rFonts w:ascii="MetaNormalLF-Roman" w:hAnsi="MetaNormalLF-Roman"/>
        </w:rPr>
        <w:t>.</w:t>
      </w:r>
    </w:p>
    <w:p w14:paraId="76ACC582" w14:textId="4EF7DC4A" w:rsidR="00B827DE" w:rsidRPr="0078391F" w:rsidRDefault="001E29CC" w:rsidP="008A598B">
      <w:pPr>
        <w:spacing w:before="120" w:after="120" w:line="360" w:lineRule="auto"/>
        <w:jc w:val="both"/>
        <w:rPr>
          <w:rFonts w:ascii="MetaNormalLF-Roman" w:hAnsi="MetaNormalLF-Roman"/>
        </w:rPr>
      </w:pPr>
      <w:r w:rsidRPr="0078391F">
        <w:rPr>
          <w:rFonts w:ascii="MetaNormalLF-Roman" w:hAnsi="MetaNormalLF-Roman"/>
        </w:rPr>
        <w:t xml:space="preserve">Die </w:t>
      </w:r>
      <w:r w:rsidR="0015364D" w:rsidRPr="0078391F">
        <w:rPr>
          <w:rFonts w:ascii="MetaNormalLF-Roman" w:hAnsi="MetaNormalLF-Roman"/>
          <w:color w:val="4472C4" w:themeColor="accent5"/>
        </w:rPr>
        <w:t>Umsat</w:t>
      </w:r>
      <w:r w:rsidR="002C65D4" w:rsidRPr="0078391F">
        <w:rPr>
          <w:rFonts w:ascii="MetaNormalLF-Roman" w:hAnsi="MetaNormalLF-Roman"/>
          <w:color w:val="4472C4" w:themeColor="accent5"/>
        </w:rPr>
        <w:t>zsteuerstatistik-Veranlagungen</w:t>
      </w:r>
      <w:r w:rsidR="0015364D" w:rsidRPr="0078391F">
        <w:rPr>
          <w:rFonts w:ascii="MetaNormalLF-Roman" w:hAnsi="MetaNormalLF-Roman"/>
          <w:color w:val="4472C4" w:themeColor="accent5"/>
        </w:rPr>
        <w:t xml:space="preserve"> </w:t>
      </w:r>
      <w:r w:rsidR="0015364D" w:rsidRPr="0078391F">
        <w:rPr>
          <w:rFonts w:ascii="MetaNormalLF-Roman" w:hAnsi="MetaNormalLF-Roman"/>
        </w:rPr>
        <w:t>(</w:t>
      </w:r>
      <w:r w:rsidR="00267EC1" w:rsidRPr="0078391F">
        <w:rPr>
          <w:rFonts w:ascii="MetaNormalLF-Roman" w:hAnsi="MetaNormalLF-Roman"/>
        </w:rPr>
        <w:t xml:space="preserve">EVAS-Nr. </w:t>
      </w:r>
      <w:r w:rsidR="0015364D" w:rsidRPr="0078391F">
        <w:rPr>
          <w:rFonts w:ascii="MetaNormalLF-Roman" w:hAnsi="MetaNormalLF-Roman"/>
        </w:rPr>
        <w:t>73321)</w:t>
      </w:r>
      <w:r w:rsidRPr="0078391F">
        <w:rPr>
          <w:rFonts w:ascii="MetaNormalLF-Roman" w:hAnsi="MetaNormalLF-Roman"/>
        </w:rPr>
        <w:t xml:space="preserve"> </w:t>
      </w:r>
      <w:r w:rsidRPr="00CF7AB9">
        <w:rPr>
          <w:rFonts w:ascii="MetaNormalLF-Roman" w:hAnsi="MetaNormalLF-Roman"/>
        </w:rPr>
        <w:t>erfasst</w:t>
      </w:r>
      <w:r w:rsidRPr="0078391F">
        <w:rPr>
          <w:rFonts w:ascii="MetaNormalLF-Roman" w:hAnsi="MetaNormalLF-Roman"/>
        </w:rPr>
        <w:t xml:space="preserve"> alle umsatzsteuerpflichtigen Unternehmen, die im entsprechenden Erfassungszeitraum eine Jahreserklärung </w:t>
      </w:r>
      <w:r w:rsidR="00677377" w:rsidRPr="0078391F">
        <w:rPr>
          <w:rFonts w:ascii="MetaNormalLF-Roman" w:hAnsi="MetaNormalLF-Roman"/>
        </w:rPr>
        <w:t xml:space="preserve">abgaben und zur Umsatzsteuer veranlagt wurden. </w:t>
      </w:r>
      <w:r w:rsidR="00DE6340">
        <w:rPr>
          <w:rFonts w:ascii="MetaNormalLF-Roman" w:hAnsi="MetaNormalLF-Roman"/>
        </w:rPr>
        <w:t>S</w:t>
      </w:r>
      <w:r w:rsidR="00677377" w:rsidRPr="0078391F">
        <w:rPr>
          <w:rFonts w:ascii="MetaNormalLF-Roman" w:hAnsi="MetaNormalLF-Roman"/>
        </w:rPr>
        <w:t xml:space="preserve">ie </w:t>
      </w:r>
      <w:r w:rsidR="00DE6340" w:rsidRPr="00CF7AB9">
        <w:rPr>
          <w:rFonts w:ascii="MetaNormalLF-Roman" w:hAnsi="MetaNormalLF-Roman"/>
        </w:rPr>
        <w:t>um</w:t>
      </w:r>
      <w:r w:rsidR="00677377" w:rsidRPr="00CF7AB9">
        <w:rPr>
          <w:rFonts w:ascii="MetaNormalLF-Roman" w:hAnsi="MetaNormalLF-Roman"/>
        </w:rPr>
        <w:t>fasst</w:t>
      </w:r>
      <w:r w:rsidR="00677377" w:rsidRPr="0078391F">
        <w:rPr>
          <w:rFonts w:ascii="MetaNormalLF-Roman" w:hAnsi="MetaNormalLF-Roman"/>
        </w:rPr>
        <w:t xml:space="preserve"> somit insbesondere auch die sogenannten Kleinunternehmer, deren Umsätze unter dem entsprechenden Grenzwert lagen. </w:t>
      </w:r>
      <w:r w:rsidR="000C220E" w:rsidRPr="0078391F">
        <w:rPr>
          <w:rFonts w:ascii="MetaNormalLF-Roman" w:hAnsi="MetaNormalLF-Roman"/>
        </w:rPr>
        <w:t xml:space="preserve">Seit 2006 wird die Bundestatistik jährlich ausgeführt. Die Statistik </w:t>
      </w:r>
      <w:r w:rsidR="004F0C1B" w:rsidRPr="0078391F">
        <w:rPr>
          <w:rFonts w:ascii="MetaNormalLF-Roman" w:hAnsi="MetaNormalLF-Roman"/>
        </w:rPr>
        <w:t xml:space="preserve">bietet </w:t>
      </w:r>
      <w:r w:rsidR="00677377" w:rsidRPr="0078391F">
        <w:rPr>
          <w:rFonts w:ascii="MetaNormalLF-Roman" w:hAnsi="MetaNormalLF-Roman"/>
        </w:rPr>
        <w:t xml:space="preserve">neben den </w:t>
      </w:r>
      <w:r w:rsidR="004F0C1B" w:rsidRPr="0078391F">
        <w:rPr>
          <w:rFonts w:ascii="MetaNormalLF-Roman" w:hAnsi="MetaNormalLF-Roman"/>
        </w:rPr>
        <w:t>gleichen Angaben wie die Umsatzsteuer-Voranmeldung</w:t>
      </w:r>
      <w:r w:rsidR="00677377" w:rsidRPr="0078391F">
        <w:rPr>
          <w:rFonts w:ascii="MetaNormalLF-Roman" w:hAnsi="MetaNormalLF-Roman"/>
        </w:rPr>
        <w:t xml:space="preserve"> noch einige </w:t>
      </w:r>
      <w:commentRangeStart w:id="60"/>
      <w:commentRangeStart w:id="61"/>
      <w:commentRangeStart w:id="62"/>
      <w:r w:rsidR="00677377" w:rsidRPr="0078391F">
        <w:rPr>
          <w:rFonts w:ascii="MetaNormalLF-Roman" w:hAnsi="MetaNormalLF-Roman"/>
        </w:rPr>
        <w:t xml:space="preserve">zusätzliche </w:t>
      </w:r>
      <w:r w:rsidR="004D31CD">
        <w:rPr>
          <w:rFonts w:ascii="MetaNormalLF-Roman" w:hAnsi="MetaNormalLF-Roman"/>
        </w:rPr>
        <w:t>beziehungsweise</w:t>
      </w:r>
      <w:r w:rsidR="00677377" w:rsidRPr="0078391F">
        <w:rPr>
          <w:rFonts w:ascii="MetaNormalLF-Roman" w:hAnsi="MetaNormalLF-Roman"/>
        </w:rPr>
        <w:t xml:space="preserve"> detailliertere Kennzahlen</w:t>
      </w:r>
      <w:r w:rsidR="00FD2032">
        <w:rPr>
          <w:rFonts w:ascii="MetaNormalLF-Roman" w:hAnsi="MetaNormalLF-Roman"/>
        </w:rPr>
        <w:t xml:space="preserve"> wie</w:t>
      </w:r>
      <w:ins w:id="63" w:author="Kristiansen, Annette (H36)" w:date="2023-07-24T08:47:00Z">
        <w:r w:rsidR="00DF12E3" w:rsidRPr="00DF12E3">
          <w:rPr>
            <w:rFonts w:ascii="MetaNormalLF-Roman" w:hAnsi="MetaNormalLF-Roman"/>
          </w:rPr>
          <w:t xml:space="preserve"> beispielsweise die Berichtigungsbeträge bei der Vorsteuer sowie detaillierte Angaben zu innergemeinschaftlichen Erwerben und Dreiecksgeschäften und steuerfreien Umsätzen</w:t>
        </w:r>
      </w:ins>
      <w:r w:rsidR="00FD2032">
        <w:rPr>
          <w:rFonts w:ascii="MetaNormalLF-Roman" w:hAnsi="MetaNormalLF-Roman"/>
        </w:rPr>
        <w:t xml:space="preserve"> </w:t>
      </w:r>
      <w:del w:id="64" w:author="Kristiansen, Annette (H36)" w:date="2023-07-21T09:48:00Z">
        <w:r w:rsidR="00FD2032" w:rsidDel="002668FB">
          <w:rPr>
            <w:rFonts w:ascii="MetaNormalLF-Roman" w:hAnsi="MetaNormalLF-Roman"/>
          </w:rPr>
          <w:delText xml:space="preserve">… </w:delText>
        </w:r>
      </w:del>
      <w:r w:rsidR="00677377" w:rsidRPr="0078391F">
        <w:rPr>
          <w:rFonts w:ascii="MetaNormalLF-Roman" w:hAnsi="MetaNormalLF-Roman"/>
        </w:rPr>
        <w:t>.</w:t>
      </w:r>
      <w:commentRangeEnd w:id="60"/>
      <w:r w:rsidR="0065568A">
        <w:rPr>
          <w:rStyle w:val="Kommentarzeichen"/>
        </w:rPr>
        <w:commentReference w:id="60"/>
      </w:r>
      <w:commentRangeEnd w:id="61"/>
      <w:r w:rsidR="002D7CE2">
        <w:rPr>
          <w:rStyle w:val="Kommentarzeichen"/>
        </w:rPr>
        <w:commentReference w:id="61"/>
      </w:r>
      <w:commentRangeEnd w:id="62"/>
      <w:r w:rsidR="00046EF9">
        <w:rPr>
          <w:rStyle w:val="Kommentarzeichen"/>
        </w:rPr>
        <w:commentReference w:id="62"/>
      </w:r>
    </w:p>
    <w:p w14:paraId="190D203F" w14:textId="3ABA9B50" w:rsidR="007159C4" w:rsidRPr="0078391F" w:rsidRDefault="007159C4" w:rsidP="008A598B">
      <w:pPr>
        <w:spacing w:before="120" w:after="120" w:line="360" w:lineRule="auto"/>
        <w:jc w:val="both"/>
        <w:rPr>
          <w:rFonts w:ascii="MetaNormalLF-Roman" w:hAnsi="MetaNormalLF-Roman"/>
        </w:rPr>
      </w:pPr>
      <w:r w:rsidRPr="0078391F">
        <w:rPr>
          <w:rFonts w:ascii="MetaNormalLF-Roman" w:hAnsi="MetaNormalLF-Roman"/>
        </w:rPr>
        <w:lastRenderedPageBreak/>
        <w:t xml:space="preserve">Die </w:t>
      </w:r>
      <w:r w:rsidRPr="0078391F">
        <w:rPr>
          <w:rFonts w:ascii="MetaNormalLF-Roman" w:hAnsi="MetaNormalLF-Roman"/>
          <w:color w:val="4472C4" w:themeColor="accent5"/>
        </w:rPr>
        <w:t>Einnahmen</w:t>
      </w:r>
      <w:del w:id="65" w:author="Kristiansen, Annette (H36)" w:date="2023-07-21T10:12:00Z">
        <w:r w:rsidRPr="0078391F" w:rsidDel="008772AD">
          <w:rPr>
            <w:rFonts w:ascii="MetaNormalLF-Roman" w:hAnsi="MetaNormalLF-Roman"/>
            <w:color w:val="4472C4" w:themeColor="accent5"/>
          </w:rPr>
          <w:delText>-</w:delText>
        </w:r>
      </w:del>
      <w:ins w:id="66" w:author="Kristiansen, Annette (H36)" w:date="2023-07-21T10:12:00Z">
        <w:r w:rsidR="008772AD">
          <w:rPr>
            <w:rFonts w:ascii="MetaNormalLF-Roman" w:hAnsi="MetaNormalLF-Roman"/>
            <w:color w:val="4472C4" w:themeColor="accent5"/>
          </w:rPr>
          <w:t>ü</w:t>
        </w:r>
      </w:ins>
      <w:del w:id="67" w:author="Kristiansen, Annette (H36)" w:date="2023-07-21T10:12:00Z">
        <w:r w:rsidRPr="0078391F" w:rsidDel="008772AD">
          <w:rPr>
            <w:rFonts w:ascii="MetaNormalLF-Roman" w:hAnsi="MetaNormalLF-Roman"/>
            <w:color w:val="4472C4" w:themeColor="accent5"/>
          </w:rPr>
          <w:delText>Ü</w:delText>
        </w:r>
      </w:del>
      <w:r w:rsidRPr="0078391F">
        <w:rPr>
          <w:rFonts w:ascii="MetaNormalLF-Roman" w:hAnsi="MetaNormalLF-Roman"/>
          <w:color w:val="4472C4" w:themeColor="accent5"/>
        </w:rPr>
        <w:t>berschuss</w:t>
      </w:r>
      <w:del w:id="68" w:author="Kristiansen, Annette (H36)" w:date="2023-07-21T10:12:00Z">
        <w:r w:rsidRPr="0078391F" w:rsidDel="008772AD">
          <w:rPr>
            <w:rFonts w:ascii="MetaNormalLF-Roman" w:hAnsi="MetaNormalLF-Roman"/>
            <w:color w:val="4472C4" w:themeColor="accent5"/>
          </w:rPr>
          <w:delText>-</w:delText>
        </w:r>
      </w:del>
      <w:ins w:id="69" w:author="Kristiansen, Annette (H36)" w:date="2023-07-21T10:12:00Z">
        <w:r w:rsidR="008772AD">
          <w:rPr>
            <w:rFonts w:ascii="MetaNormalLF-Roman" w:hAnsi="MetaNormalLF-Roman"/>
            <w:color w:val="4472C4" w:themeColor="accent5"/>
          </w:rPr>
          <w:t>r</w:t>
        </w:r>
      </w:ins>
      <w:del w:id="70" w:author="Kristiansen, Annette (H36)" w:date="2023-07-21T10:12:00Z">
        <w:r w:rsidRPr="0078391F" w:rsidDel="008772AD">
          <w:rPr>
            <w:rFonts w:ascii="MetaNormalLF-Roman" w:hAnsi="MetaNormalLF-Roman"/>
            <w:color w:val="4472C4" w:themeColor="accent5"/>
          </w:rPr>
          <w:delText>R</w:delText>
        </w:r>
      </w:del>
      <w:r w:rsidRPr="0078391F">
        <w:rPr>
          <w:rFonts w:ascii="MetaNormalLF-Roman" w:hAnsi="MetaNormalLF-Roman"/>
          <w:color w:val="4472C4" w:themeColor="accent5"/>
        </w:rPr>
        <w:t xml:space="preserve">echnung </w:t>
      </w:r>
      <w:r w:rsidRPr="0078391F">
        <w:rPr>
          <w:rFonts w:ascii="MetaNormalLF-Roman" w:hAnsi="MetaNormalLF-Roman"/>
        </w:rPr>
        <w:t xml:space="preserve">(EVAS-Nr. 73111) </w:t>
      </w:r>
      <w:r w:rsidR="006E6E4F" w:rsidRPr="0078391F">
        <w:rPr>
          <w:rFonts w:ascii="MetaNormalLF-Roman" w:hAnsi="MetaNormalLF-Roman"/>
        </w:rPr>
        <w:t xml:space="preserve">ist eine Anlage </w:t>
      </w:r>
      <w:r w:rsidR="0079429B" w:rsidRPr="0078391F">
        <w:rPr>
          <w:rFonts w:ascii="MetaNormalLF-Roman" w:hAnsi="MetaNormalLF-Roman"/>
        </w:rPr>
        <w:t xml:space="preserve">zur Ermittlung der Gewinne bei der Steuerfestsetzung. </w:t>
      </w:r>
      <w:r w:rsidR="00DE6340">
        <w:rPr>
          <w:rFonts w:ascii="MetaNormalLF-Roman" w:hAnsi="MetaNormalLF-Roman"/>
        </w:rPr>
        <w:t>Sie bildet als</w:t>
      </w:r>
      <w:r w:rsidR="0079429B" w:rsidRPr="0078391F">
        <w:rPr>
          <w:rFonts w:ascii="MetaNormalLF-Roman" w:hAnsi="MetaNormalLF-Roman"/>
        </w:rPr>
        <w:t xml:space="preserve"> vereinfachte Methode das Gegenstück zur Gewinn- und Verlustrechnung bei doppelter Buchführung</w:t>
      </w:r>
      <w:r w:rsidR="00DE6340">
        <w:rPr>
          <w:rFonts w:ascii="MetaNormalLF-Roman" w:hAnsi="MetaNormalLF-Roman"/>
        </w:rPr>
        <w:t xml:space="preserve"> und</w:t>
      </w:r>
      <w:r w:rsidR="002D7CE2">
        <w:rPr>
          <w:rFonts w:ascii="MetaNormalLF-Roman" w:hAnsi="MetaNormalLF-Roman"/>
        </w:rPr>
        <w:t xml:space="preserve"> erfasst a</w:t>
      </w:r>
      <w:r w:rsidR="0079429B" w:rsidRPr="0078391F">
        <w:rPr>
          <w:rFonts w:ascii="MetaNormalLF-Roman" w:hAnsi="MetaNormalLF-Roman"/>
        </w:rPr>
        <w:t>lle Unternehmen</w:t>
      </w:r>
      <w:r w:rsidR="00FE6335" w:rsidRPr="0078391F">
        <w:rPr>
          <w:rFonts w:ascii="MetaNormalLF-Roman" w:hAnsi="MetaNormalLF-Roman"/>
        </w:rPr>
        <w:t>,</w:t>
      </w:r>
      <w:r w:rsidR="0079429B" w:rsidRPr="0078391F">
        <w:rPr>
          <w:rFonts w:ascii="MetaNormalLF-Roman" w:hAnsi="MetaNormalLF-Roman"/>
        </w:rPr>
        <w:t xml:space="preserve"> die nicht zur Bilanzierung verpflichtet sind und eine Erfassungsgrenze nicht überschreiten. Seit 2013 wird die Bundesstatistik jährlich ausgeführt</w:t>
      </w:r>
      <w:r w:rsidR="006E0557">
        <w:rPr>
          <w:rFonts w:ascii="MetaNormalLF-Roman" w:hAnsi="MetaNormalLF-Roman"/>
        </w:rPr>
        <w:t xml:space="preserve"> mit</w:t>
      </w:r>
      <w:r w:rsidRPr="0078391F">
        <w:rPr>
          <w:rFonts w:ascii="MetaNormalLF-Roman" w:hAnsi="MetaNormalLF-Roman"/>
        </w:rPr>
        <w:t xml:space="preserve"> Ang</w:t>
      </w:r>
      <w:r w:rsidR="00795A4C" w:rsidRPr="0078391F">
        <w:rPr>
          <w:rFonts w:ascii="MetaNormalLF-Roman" w:hAnsi="MetaNormalLF-Roman"/>
        </w:rPr>
        <w:t>a</w:t>
      </w:r>
      <w:r w:rsidRPr="0078391F">
        <w:rPr>
          <w:rFonts w:ascii="MetaNormalLF-Roman" w:hAnsi="MetaNormalLF-Roman"/>
        </w:rPr>
        <w:t xml:space="preserve">ben der Betriebseinahmen und -ausgaben sowie </w:t>
      </w:r>
      <w:proofErr w:type="gramStart"/>
      <w:r w:rsidRPr="0078391F">
        <w:rPr>
          <w:rFonts w:ascii="MetaNormalLF-Roman" w:hAnsi="MetaNormalLF-Roman"/>
        </w:rPr>
        <w:t>darunter</w:t>
      </w:r>
      <w:r w:rsidR="006E0557">
        <w:rPr>
          <w:rFonts w:ascii="MetaNormalLF-Roman" w:hAnsi="MetaNormalLF-Roman"/>
        </w:rPr>
        <w:t xml:space="preserve"> </w:t>
      </w:r>
      <w:r w:rsidRPr="0078391F">
        <w:rPr>
          <w:rFonts w:ascii="MetaNormalLF-Roman" w:hAnsi="MetaNormalLF-Roman"/>
        </w:rPr>
        <w:t>fallende</w:t>
      </w:r>
      <w:r w:rsidR="006E0557">
        <w:rPr>
          <w:rFonts w:ascii="MetaNormalLF-Roman" w:hAnsi="MetaNormalLF-Roman"/>
        </w:rPr>
        <w:t>n</w:t>
      </w:r>
      <w:proofErr w:type="gramEnd"/>
      <w:r w:rsidRPr="0078391F">
        <w:rPr>
          <w:rFonts w:ascii="MetaNormalLF-Roman" w:hAnsi="MetaNormalLF-Roman"/>
        </w:rPr>
        <w:t xml:space="preserve"> Untergliederungen.</w:t>
      </w:r>
    </w:p>
    <w:p w14:paraId="7FD88E77" w14:textId="6AB63ECD" w:rsidR="00557314" w:rsidRPr="0078391F" w:rsidRDefault="00557314" w:rsidP="008A598B">
      <w:pPr>
        <w:spacing w:before="120" w:after="120" w:line="360" w:lineRule="auto"/>
        <w:jc w:val="both"/>
        <w:rPr>
          <w:rFonts w:ascii="MetaNormalLF-Roman" w:hAnsi="MetaNormalLF-Roman"/>
        </w:rPr>
      </w:pPr>
      <w:r w:rsidRPr="0078391F">
        <w:rPr>
          <w:rFonts w:ascii="MetaNormalLF-Roman" w:hAnsi="MetaNormalLF-Roman"/>
        </w:rPr>
        <w:t xml:space="preserve">Für weiterführende Angaben zu den Unternehmen wurde zusätzlich das </w:t>
      </w:r>
      <w:r w:rsidR="00B408E7">
        <w:rPr>
          <w:rFonts w:ascii="MetaNormalLF-Roman" w:hAnsi="MetaNormalLF-Roman"/>
          <w:color w:val="4472C4" w:themeColor="accent5"/>
        </w:rPr>
        <w:t>s</w:t>
      </w:r>
      <w:r w:rsidRPr="0078391F">
        <w:rPr>
          <w:rFonts w:ascii="MetaNormalLF-Roman" w:hAnsi="MetaNormalLF-Roman"/>
          <w:color w:val="4472C4" w:themeColor="accent5"/>
        </w:rPr>
        <w:t xml:space="preserve">tatistische Unternehmensregister </w:t>
      </w:r>
      <w:r w:rsidRPr="0078391F">
        <w:rPr>
          <w:rFonts w:ascii="MetaNormalLF-Roman" w:hAnsi="MetaNormalLF-Roman"/>
        </w:rPr>
        <w:t>(EVAS-Nr. 52111) aufgenommen. D</w:t>
      </w:r>
      <w:r w:rsidR="006E0557">
        <w:rPr>
          <w:rFonts w:ascii="MetaNormalLF-Roman" w:hAnsi="MetaNormalLF-Roman"/>
        </w:rPr>
        <w:t>iese</w:t>
      </w:r>
      <w:r w:rsidRPr="0078391F">
        <w:rPr>
          <w:rFonts w:ascii="MetaNormalLF-Roman" w:hAnsi="MetaNormalLF-Roman"/>
        </w:rPr>
        <w:t xml:space="preserve"> Datenbank</w:t>
      </w:r>
      <w:r w:rsidR="006E0557">
        <w:rPr>
          <w:rFonts w:ascii="MetaNormalLF-Roman" w:hAnsi="MetaNormalLF-Roman"/>
        </w:rPr>
        <w:t xml:space="preserve"> deckt</w:t>
      </w:r>
      <w:r w:rsidRPr="0078391F">
        <w:rPr>
          <w:rFonts w:ascii="MetaNormalLF-Roman" w:hAnsi="MetaNormalLF-Roman"/>
        </w:rPr>
        <w:t xml:space="preserve"> alle Einheiten</w:t>
      </w:r>
      <w:r w:rsidR="006E0557">
        <w:rPr>
          <w:rFonts w:ascii="MetaNormalLF-Roman" w:hAnsi="MetaNormalLF-Roman"/>
        </w:rPr>
        <w:t xml:space="preserve"> </w:t>
      </w:r>
      <w:r w:rsidR="006E0557" w:rsidRPr="0078391F">
        <w:rPr>
          <w:rFonts w:ascii="MetaNormalLF-Roman" w:hAnsi="MetaNormalLF-Roman"/>
        </w:rPr>
        <w:t>ab</w:t>
      </w:r>
      <w:r w:rsidRPr="0078391F">
        <w:rPr>
          <w:rFonts w:ascii="MetaNormalLF-Roman" w:hAnsi="MetaNormalLF-Roman"/>
        </w:rPr>
        <w:t xml:space="preserve">, die eine deutsche Adresse aufweisen. Damit dient </w:t>
      </w:r>
      <w:r w:rsidR="006E0557">
        <w:rPr>
          <w:rFonts w:ascii="MetaNormalLF-Roman" w:hAnsi="MetaNormalLF-Roman"/>
        </w:rPr>
        <w:t>das statistische Unternehmensregister</w:t>
      </w:r>
      <w:r w:rsidR="006E0557" w:rsidRPr="0078391F">
        <w:rPr>
          <w:rFonts w:ascii="MetaNormalLF-Roman" w:hAnsi="MetaNormalLF-Roman"/>
        </w:rPr>
        <w:t xml:space="preserve"> </w:t>
      </w:r>
      <w:r w:rsidRPr="0078391F">
        <w:rPr>
          <w:rFonts w:ascii="MetaNormalLF-Roman" w:hAnsi="MetaNormalLF-Roman"/>
        </w:rPr>
        <w:t xml:space="preserve">einerseits als wichtiges Unterstützungsinstrument für die Unternehmensstatistiken und </w:t>
      </w:r>
      <w:r w:rsidR="006E0557">
        <w:rPr>
          <w:rFonts w:ascii="MetaNormalLF-Roman" w:hAnsi="MetaNormalLF-Roman"/>
        </w:rPr>
        <w:t xml:space="preserve">ermöglicht </w:t>
      </w:r>
      <w:r w:rsidRPr="0078391F">
        <w:rPr>
          <w:rFonts w:ascii="MetaNormalLF-Roman" w:hAnsi="MetaNormalLF-Roman"/>
        </w:rPr>
        <w:t xml:space="preserve">andererseits Auswertungen zu Wirtschaftsstrukturen. Das </w:t>
      </w:r>
      <w:ins w:id="71" w:author="Kristiansen, Annette (H36)" w:date="2023-07-24T13:00:00Z">
        <w:r w:rsidR="00DC51B4">
          <w:rPr>
            <w:rFonts w:ascii="MetaNormalLF-Roman" w:hAnsi="MetaNormalLF-Roman"/>
          </w:rPr>
          <w:t xml:space="preserve">hierverwendete Datenmaterial des </w:t>
        </w:r>
      </w:ins>
      <w:r w:rsidR="006E0557">
        <w:rPr>
          <w:rFonts w:ascii="MetaNormalLF-Roman" w:hAnsi="MetaNormalLF-Roman"/>
        </w:rPr>
        <w:t>statistische Unternehmensregister</w:t>
      </w:r>
      <w:r w:rsidR="006E0557" w:rsidRPr="0078391F">
        <w:rPr>
          <w:rFonts w:ascii="MetaNormalLF-Roman" w:hAnsi="MetaNormalLF-Roman"/>
        </w:rPr>
        <w:t xml:space="preserve"> </w:t>
      </w:r>
      <w:ins w:id="72" w:author="Kristiansen, Annette (H36)" w:date="2023-07-24T13:00:00Z">
        <w:r w:rsidR="00DC51B4">
          <w:rPr>
            <w:rFonts w:ascii="MetaNormalLF-Roman" w:hAnsi="MetaNormalLF-Roman"/>
          </w:rPr>
          <w:t xml:space="preserve">ist eine zeitpunktbezogene Kopie der Datenbank und </w:t>
        </w:r>
      </w:ins>
      <w:commentRangeStart w:id="73"/>
      <w:commentRangeStart w:id="74"/>
      <w:del w:id="75" w:author="Kristiansen, Annette (H36)" w:date="2023-07-24T12:59:00Z">
        <w:r w:rsidRPr="004C56E5" w:rsidDel="00DC51B4">
          <w:rPr>
            <w:rFonts w:ascii="MetaNormalLF-Roman" w:hAnsi="MetaNormalLF-Roman"/>
            <w:highlight w:val="yellow"/>
          </w:rPr>
          <w:delText>liegt</w:delText>
        </w:r>
        <w:r w:rsidRPr="0078391F" w:rsidDel="00DC51B4">
          <w:rPr>
            <w:rFonts w:ascii="MetaNormalLF-Roman" w:hAnsi="MetaNormalLF-Roman"/>
          </w:rPr>
          <w:delText xml:space="preserve"> </w:delText>
        </w:r>
      </w:del>
      <w:ins w:id="76" w:author="Kristiansen, Annette (H36)" w:date="2023-07-24T16:08:00Z">
        <w:r w:rsidR="00C21858">
          <w:rPr>
            <w:rFonts w:ascii="MetaNormalLF-Roman" w:hAnsi="MetaNormalLF-Roman"/>
          </w:rPr>
          <w:t xml:space="preserve">wird </w:t>
        </w:r>
      </w:ins>
      <w:r w:rsidRPr="0078391F">
        <w:rPr>
          <w:rFonts w:ascii="MetaNormalLF-Roman" w:hAnsi="MetaNormalLF-Roman"/>
        </w:rPr>
        <w:t xml:space="preserve">jährlich </w:t>
      </w:r>
      <w:commentRangeStart w:id="77"/>
      <w:del w:id="78" w:author="Kristiansen, Annette (H36)" w:date="2023-07-24T12:59:00Z">
        <w:r w:rsidR="0052264E" w:rsidDel="00DC51B4">
          <w:rPr>
            <w:rFonts w:ascii="MetaNormalLF-Roman" w:hAnsi="MetaNormalLF-Roman"/>
          </w:rPr>
          <w:delText>aktualisiert</w:delText>
        </w:r>
        <w:commentRangeEnd w:id="77"/>
        <w:r w:rsidR="0052264E" w:rsidDel="00DC51B4">
          <w:rPr>
            <w:rStyle w:val="Kommentarzeichen"/>
          </w:rPr>
          <w:commentReference w:id="77"/>
        </w:r>
        <w:r w:rsidR="0052264E" w:rsidDel="00DC51B4">
          <w:rPr>
            <w:rFonts w:ascii="MetaNormalLF-Roman" w:hAnsi="MetaNormalLF-Roman"/>
          </w:rPr>
          <w:delText xml:space="preserve"> </w:delText>
        </w:r>
      </w:del>
      <w:r w:rsidRPr="0078391F">
        <w:rPr>
          <w:rFonts w:ascii="MetaNormalLF-Roman" w:hAnsi="MetaNormalLF-Roman"/>
        </w:rPr>
        <w:t>seit 2002</w:t>
      </w:r>
      <w:del w:id="79" w:author="Kristiansen, Annette (H36)" w:date="2023-07-24T12:59:00Z">
        <w:r w:rsidRPr="0078391F" w:rsidDel="00DC51B4">
          <w:rPr>
            <w:rFonts w:ascii="MetaNormalLF-Roman" w:hAnsi="MetaNormalLF-Roman"/>
          </w:rPr>
          <w:delText xml:space="preserve"> </w:delText>
        </w:r>
        <w:r w:rsidRPr="004C56E5" w:rsidDel="00DC51B4">
          <w:rPr>
            <w:rFonts w:ascii="MetaNormalLF-Roman" w:hAnsi="MetaNormalLF-Roman"/>
            <w:highlight w:val="yellow"/>
          </w:rPr>
          <w:delText>vor</w:delText>
        </w:r>
        <w:commentRangeEnd w:id="73"/>
        <w:r w:rsidR="00B63BA9" w:rsidDel="00DC51B4">
          <w:rPr>
            <w:rStyle w:val="Kommentarzeichen"/>
          </w:rPr>
          <w:commentReference w:id="73"/>
        </w:r>
        <w:commentRangeEnd w:id="74"/>
        <w:r w:rsidR="00DC51B4" w:rsidDel="00DC51B4">
          <w:rPr>
            <w:rStyle w:val="Kommentarzeichen"/>
          </w:rPr>
          <w:commentReference w:id="74"/>
        </w:r>
      </w:del>
      <w:ins w:id="80" w:author="Kristiansen, Annette (H36)" w:date="2023-07-24T12:59:00Z">
        <w:r w:rsidR="00DC51B4">
          <w:rPr>
            <w:rFonts w:ascii="MetaNormalLF-Roman" w:hAnsi="MetaNormalLF-Roman"/>
          </w:rPr>
          <w:t>aufbereitet</w:t>
        </w:r>
      </w:ins>
      <w:r w:rsidR="00FE6335" w:rsidRPr="0078391F">
        <w:rPr>
          <w:rFonts w:ascii="MetaNormalLF-Roman" w:hAnsi="MetaNormalLF-Roman"/>
        </w:rPr>
        <w:t>.</w:t>
      </w:r>
      <w:r w:rsidR="00677377" w:rsidRPr="0078391F">
        <w:rPr>
          <w:rFonts w:ascii="MetaNormalLF-Roman" w:hAnsi="MetaNormalLF-Roman"/>
        </w:rPr>
        <w:t xml:space="preserve"> Neben Angaben zu s</w:t>
      </w:r>
      <w:r w:rsidRPr="0078391F">
        <w:rPr>
          <w:rFonts w:ascii="MetaNormalLF-Roman" w:hAnsi="MetaNormalLF-Roman"/>
        </w:rPr>
        <w:t>ozialversicherungspflichtig Beschäftigten und Umsätze</w:t>
      </w:r>
      <w:r w:rsidR="00795A4C" w:rsidRPr="0078391F">
        <w:rPr>
          <w:rFonts w:ascii="MetaNormalLF-Roman" w:hAnsi="MetaNormalLF-Roman"/>
        </w:rPr>
        <w:t>n</w:t>
      </w:r>
      <w:r w:rsidRPr="0078391F">
        <w:rPr>
          <w:rFonts w:ascii="MetaNormalLF-Roman" w:hAnsi="MetaNormalLF-Roman"/>
        </w:rPr>
        <w:t xml:space="preserve"> werden auch Angaben zur Unternehmensdemografie abgeleitet (Rink </w:t>
      </w:r>
      <w:r w:rsidR="00D85171">
        <w:rPr>
          <w:rFonts w:ascii="MetaNormalLF-Roman" w:hAnsi="MetaNormalLF-Roman"/>
        </w:rPr>
        <w:t>und andere</w:t>
      </w:r>
      <w:r w:rsidRPr="0078391F">
        <w:rPr>
          <w:rFonts w:ascii="MetaNormalLF-Roman" w:hAnsi="MetaNormalLF-Roman"/>
        </w:rPr>
        <w:t>, 2013).</w:t>
      </w:r>
    </w:p>
    <w:p w14:paraId="60FD6A1D" w14:textId="57A15FCA" w:rsidR="00187FEF" w:rsidRPr="0078391F" w:rsidRDefault="007159C4" w:rsidP="008A598B">
      <w:pPr>
        <w:spacing w:before="120" w:after="120" w:line="360" w:lineRule="auto"/>
        <w:jc w:val="both"/>
        <w:rPr>
          <w:rFonts w:ascii="MetaNormalLF-Roman" w:hAnsi="MetaNormalLF-Roman"/>
        </w:rPr>
      </w:pPr>
      <w:r w:rsidRPr="0078391F">
        <w:rPr>
          <w:rFonts w:ascii="MetaNormalLF-Roman" w:hAnsi="MetaNormalLF-Roman"/>
        </w:rPr>
        <w:t xml:space="preserve">Zusätzlich </w:t>
      </w:r>
      <w:r w:rsidR="004C56E5">
        <w:rPr>
          <w:rFonts w:ascii="MetaNormalLF-Roman" w:hAnsi="MetaNormalLF-Roman"/>
        </w:rPr>
        <w:t>sind</w:t>
      </w:r>
      <w:r w:rsidR="004C56E5" w:rsidRPr="0078391F">
        <w:rPr>
          <w:rFonts w:ascii="MetaNormalLF-Roman" w:hAnsi="MetaNormalLF-Roman"/>
        </w:rPr>
        <w:t xml:space="preserve"> </w:t>
      </w:r>
      <w:r w:rsidRPr="0078391F">
        <w:rPr>
          <w:rFonts w:ascii="MetaNormalLF-Roman" w:hAnsi="MetaNormalLF-Roman"/>
        </w:rPr>
        <w:t>aus allen aufgeführten Statistiken verschiedene Ordnungsmerkmale</w:t>
      </w:r>
      <w:r w:rsidR="004C56E5">
        <w:rPr>
          <w:rFonts w:ascii="MetaNormalLF-Roman" w:hAnsi="MetaNormalLF-Roman"/>
        </w:rPr>
        <w:t xml:space="preserve"> vorhanden,</w:t>
      </w:r>
      <w:r w:rsidRPr="0078391F">
        <w:rPr>
          <w:rFonts w:ascii="MetaNormalLF-Roman" w:hAnsi="MetaNormalLF-Roman"/>
        </w:rPr>
        <w:t xml:space="preserve"> beispielswei</w:t>
      </w:r>
      <w:r w:rsidR="000F7BD1" w:rsidRPr="0078391F">
        <w:rPr>
          <w:rFonts w:ascii="MetaNormalLF-Roman" w:hAnsi="MetaNormalLF-Roman"/>
        </w:rPr>
        <w:t>s</w:t>
      </w:r>
      <w:r w:rsidR="00134DD4" w:rsidRPr="0078391F">
        <w:rPr>
          <w:rFonts w:ascii="MetaNormalLF-Roman" w:hAnsi="MetaNormalLF-Roman"/>
        </w:rPr>
        <w:t xml:space="preserve">e Rechtsform, Wirtschaftszweig und </w:t>
      </w:r>
      <w:r w:rsidRPr="00661925">
        <w:rPr>
          <w:rFonts w:ascii="MetaNormalLF-Roman" w:hAnsi="MetaNormalLF-Roman"/>
        </w:rPr>
        <w:t>Amtlicher Gemeindeschlüssel</w:t>
      </w:r>
      <w:r w:rsidR="004C56E5" w:rsidRPr="004C56E5">
        <w:rPr>
          <w:rFonts w:ascii="MetaNormalLF-Roman" w:hAnsi="MetaNormalLF-Roman"/>
        </w:rPr>
        <w:t>, ebenso</w:t>
      </w:r>
      <w:r w:rsidR="00134DD4" w:rsidRPr="0078391F">
        <w:rPr>
          <w:rFonts w:ascii="MetaNormalLF-Roman" w:hAnsi="MetaNormalLF-Roman"/>
        </w:rPr>
        <w:t xml:space="preserve"> Angaben zu </w:t>
      </w:r>
      <w:proofErr w:type="spellStart"/>
      <w:r w:rsidR="00134DD4" w:rsidRPr="0078391F">
        <w:rPr>
          <w:rFonts w:ascii="MetaNormalLF-Roman" w:hAnsi="MetaNormalLF-Roman"/>
        </w:rPr>
        <w:t>Organschaftsverhältnisse</w:t>
      </w:r>
      <w:r w:rsidR="00FE6335" w:rsidRPr="0078391F">
        <w:rPr>
          <w:rFonts w:ascii="MetaNormalLF-Roman" w:hAnsi="MetaNormalLF-Roman"/>
        </w:rPr>
        <w:t>n</w:t>
      </w:r>
      <w:proofErr w:type="spellEnd"/>
      <w:r w:rsidR="00FE6335" w:rsidRPr="0078391F">
        <w:rPr>
          <w:rFonts w:ascii="MetaNormalLF-Roman" w:hAnsi="MetaNormalLF-Roman"/>
        </w:rPr>
        <w:t>.</w:t>
      </w:r>
      <w:r w:rsidR="00134DD4" w:rsidRPr="0078391F">
        <w:rPr>
          <w:rFonts w:ascii="MetaNormalLF-Roman" w:hAnsi="MetaNormalLF-Roman"/>
        </w:rPr>
        <w:t xml:space="preserve"> </w:t>
      </w:r>
      <w:r w:rsidR="00FE6335" w:rsidRPr="0078391F">
        <w:rPr>
          <w:rFonts w:ascii="MetaNormalLF-Roman" w:hAnsi="MetaNormalLF-Roman"/>
        </w:rPr>
        <w:t xml:space="preserve">Hier </w:t>
      </w:r>
      <w:r w:rsidR="00567058">
        <w:rPr>
          <w:rFonts w:ascii="MetaNormalLF-Roman" w:hAnsi="MetaNormalLF-Roman"/>
        </w:rPr>
        <w:t>ist</w:t>
      </w:r>
      <w:r w:rsidR="00677377" w:rsidRPr="0078391F">
        <w:rPr>
          <w:rFonts w:ascii="MetaNormalLF-Roman" w:hAnsi="MetaNormalLF-Roman"/>
        </w:rPr>
        <w:t xml:space="preserve"> </w:t>
      </w:r>
      <w:r w:rsidR="00134DD4" w:rsidRPr="0078391F">
        <w:rPr>
          <w:rFonts w:ascii="MetaNormalLF-Roman" w:hAnsi="MetaNormalLF-Roman"/>
        </w:rPr>
        <w:t xml:space="preserve">zwischen ertragsteuerlicher </w:t>
      </w:r>
      <w:r w:rsidR="004C56E5">
        <w:rPr>
          <w:rFonts w:ascii="MetaNormalLF-Roman" w:hAnsi="MetaNormalLF-Roman"/>
        </w:rPr>
        <w:t xml:space="preserve">Organschaft </w:t>
      </w:r>
      <w:r w:rsidR="00134DD4" w:rsidRPr="0078391F">
        <w:rPr>
          <w:rFonts w:ascii="MetaNormalLF-Roman" w:hAnsi="MetaNormalLF-Roman"/>
        </w:rPr>
        <w:t>(Körperschaft- und Gewerbesteuer) und umsatzsteuerlicher</w:t>
      </w:r>
      <w:r w:rsidR="00CE5AF8" w:rsidRPr="0078391F">
        <w:rPr>
          <w:rFonts w:ascii="MetaNormalLF-Roman" w:hAnsi="MetaNormalLF-Roman"/>
        </w:rPr>
        <w:t xml:space="preserve"> </w:t>
      </w:r>
      <w:r w:rsidR="004C56E5" w:rsidRPr="0078391F">
        <w:rPr>
          <w:rFonts w:ascii="MetaNormalLF-Roman" w:hAnsi="MetaNormalLF-Roman"/>
        </w:rPr>
        <w:t xml:space="preserve">Organschaft </w:t>
      </w:r>
      <w:r w:rsidR="00CE5AF8" w:rsidRPr="0078391F">
        <w:rPr>
          <w:rFonts w:ascii="MetaNormalLF-Roman" w:hAnsi="MetaNormalLF-Roman"/>
        </w:rPr>
        <w:t>(Umsatzsteuer-</w:t>
      </w:r>
      <w:r w:rsidR="00134DD4" w:rsidRPr="0078391F">
        <w:rPr>
          <w:rFonts w:ascii="MetaNormalLF-Roman" w:hAnsi="MetaNormalLF-Roman"/>
        </w:rPr>
        <w:t xml:space="preserve">Voranmeldung und </w:t>
      </w:r>
      <w:r w:rsidR="007E77B4" w:rsidRPr="0078391F">
        <w:rPr>
          <w:rFonts w:ascii="MetaNormalLF-Roman" w:hAnsi="MetaNormalLF-Roman"/>
        </w:rPr>
        <w:t>-</w:t>
      </w:r>
      <w:r w:rsidR="00134DD4" w:rsidRPr="0078391F">
        <w:rPr>
          <w:rFonts w:ascii="MetaNormalLF-Roman" w:hAnsi="MetaNormalLF-Roman"/>
        </w:rPr>
        <w:t xml:space="preserve">Veranlagung sowie </w:t>
      </w:r>
      <w:r w:rsidR="004C56E5">
        <w:rPr>
          <w:rFonts w:ascii="MetaNormalLF-Roman" w:hAnsi="MetaNormalLF-Roman"/>
        </w:rPr>
        <w:t>statistisches Unternehmensregister</w:t>
      </w:r>
      <w:r w:rsidR="00134DD4" w:rsidRPr="0078391F">
        <w:rPr>
          <w:rFonts w:ascii="MetaNormalLF-Roman" w:hAnsi="MetaNormalLF-Roman"/>
        </w:rPr>
        <w:t xml:space="preserve">) </w:t>
      </w:r>
      <w:r w:rsidR="00FE6335" w:rsidRPr="0078391F">
        <w:rPr>
          <w:rFonts w:ascii="MetaNormalLF-Roman" w:hAnsi="MetaNormalLF-Roman"/>
        </w:rPr>
        <w:t>zu unterscheiden</w:t>
      </w:r>
      <w:r w:rsidR="00134DD4" w:rsidRPr="0078391F">
        <w:rPr>
          <w:rFonts w:ascii="MetaNormalLF-Roman" w:hAnsi="MetaNormalLF-Roman"/>
        </w:rPr>
        <w:t xml:space="preserve">. </w:t>
      </w:r>
    </w:p>
    <w:p w14:paraId="44A304EB" w14:textId="1B59FD6A" w:rsidR="00303133" w:rsidRPr="0078391F" w:rsidRDefault="00350D52" w:rsidP="008A598B">
      <w:pPr>
        <w:spacing w:before="120" w:after="120" w:line="360" w:lineRule="auto"/>
        <w:jc w:val="both"/>
        <w:rPr>
          <w:rFonts w:ascii="MetaNormalLF-Roman" w:hAnsi="MetaNormalLF-Roman"/>
        </w:rPr>
      </w:pPr>
      <w:r w:rsidRPr="0078391F">
        <w:rPr>
          <w:rFonts w:ascii="MetaNormalLF-Roman" w:hAnsi="MetaNormalLF-Roman"/>
        </w:rPr>
        <w:t xml:space="preserve">Bei der </w:t>
      </w:r>
      <w:r w:rsidR="000606A1" w:rsidRPr="00CF7AB9">
        <w:rPr>
          <w:rFonts w:ascii="MetaNormalLF-Roman" w:hAnsi="MetaNormalLF-Roman"/>
          <w:color w:val="0070C0"/>
        </w:rPr>
        <w:t>ertragsteuerlichen</w:t>
      </w:r>
      <w:r w:rsidRPr="00CF7AB9">
        <w:rPr>
          <w:rFonts w:ascii="MetaNormalLF-Roman" w:hAnsi="MetaNormalLF-Roman"/>
          <w:color w:val="0070C0"/>
        </w:rPr>
        <w:t xml:space="preserve"> Organschaft </w:t>
      </w:r>
      <w:r w:rsidRPr="0078391F">
        <w:rPr>
          <w:rFonts w:ascii="MetaNormalLF-Roman" w:hAnsi="MetaNormalLF-Roman"/>
        </w:rPr>
        <w:t>handel</w:t>
      </w:r>
      <w:r w:rsidR="000606A1" w:rsidRPr="0078391F">
        <w:rPr>
          <w:rFonts w:ascii="MetaNormalLF-Roman" w:hAnsi="MetaNormalLF-Roman"/>
        </w:rPr>
        <w:t>t</w:t>
      </w:r>
      <w:r w:rsidRPr="0078391F">
        <w:rPr>
          <w:rFonts w:ascii="MetaNormalLF-Roman" w:hAnsi="MetaNormalLF-Roman"/>
        </w:rPr>
        <w:t xml:space="preserve"> es sich um ein </w:t>
      </w:r>
      <w:r w:rsidR="000606A1" w:rsidRPr="0078391F">
        <w:rPr>
          <w:rFonts w:ascii="MetaNormalLF-Roman" w:hAnsi="MetaNormalLF-Roman"/>
        </w:rPr>
        <w:t>steuerliches Konstrukt</w:t>
      </w:r>
      <w:r w:rsidR="00F1126A" w:rsidRPr="0078391F">
        <w:rPr>
          <w:rFonts w:ascii="MetaNormalLF-Roman" w:hAnsi="MetaNormalLF-Roman"/>
        </w:rPr>
        <w:t>,</w:t>
      </w:r>
      <w:r w:rsidR="000606A1" w:rsidRPr="0078391F">
        <w:rPr>
          <w:rFonts w:ascii="MetaNormalLF-Roman" w:hAnsi="MetaNormalLF-Roman"/>
        </w:rPr>
        <w:t xml:space="preserve"> </w:t>
      </w:r>
      <w:r w:rsidR="000A31DC">
        <w:rPr>
          <w:rFonts w:ascii="MetaNormalLF-Roman" w:hAnsi="MetaNormalLF-Roman"/>
        </w:rPr>
        <w:t>das</w:t>
      </w:r>
      <w:r w:rsidR="000E0F77" w:rsidRPr="0078391F">
        <w:rPr>
          <w:rFonts w:ascii="MetaNormalLF-Roman" w:hAnsi="MetaNormalLF-Roman"/>
        </w:rPr>
        <w:t xml:space="preserve"> die Ergebnisse der Organgesellschaften dem Organträger zurechnet und dort versteuer</w:t>
      </w:r>
      <w:r w:rsidR="00187FEF" w:rsidRPr="0078391F">
        <w:rPr>
          <w:rFonts w:ascii="MetaNormalLF-Roman" w:hAnsi="MetaNormalLF-Roman"/>
        </w:rPr>
        <w:t>t</w:t>
      </w:r>
      <w:r w:rsidR="000E0F77" w:rsidRPr="0078391F">
        <w:rPr>
          <w:rFonts w:ascii="MetaNormalLF-Roman" w:hAnsi="MetaNormalLF-Roman"/>
        </w:rPr>
        <w:t>. Es erfolgt eine Gruppenbesteuerung</w:t>
      </w:r>
      <w:r w:rsidR="000606A1" w:rsidRPr="0078391F">
        <w:rPr>
          <w:rFonts w:ascii="MetaNormalLF-Roman" w:hAnsi="MetaNormalLF-Roman"/>
        </w:rPr>
        <w:t xml:space="preserve">. Verpflichtet zur Abgabe der Gewerbesteuererklärung ist </w:t>
      </w:r>
      <w:r w:rsidR="00231F10" w:rsidRPr="0078391F">
        <w:rPr>
          <w:rFonts w:ascii="MetaNormalLF-Roman" w:hAnsi="MetaNormalLF-Roman"/>
        </w:rPr>
        <w:t>nur der</w:t>
      </w:r>
      <w:r w:rsidR="000606A1" w:rsidRPr="0078391F">
        <w:rPr>
          <w:rFonts w:ascii="MetaNormalLF-Roman" w:hAnsi="MetaNormalLF-Roman"/>
        </w:rPr>
        <w:t xml:space="preserve"> Organträger</w:t>
      </w:r>
      <w:r w:rsidR="00F1126A" w:rsidRPr="0078391F">
        <w:rPr>
          <w:rFonts w:ascii="MetaNormalLF-Roman" w:hAnsi="MetaNormalLF-Roman"/>
        </w:rPr>
        <w:t>.</w:t>
      </w:r>
      <w:r w:rsidR="00F4500E" w:rsidRPr="0078391F">
        <w:rPr>
          <w:rFonts w:ascii="MetaNormalLF-Roman" w:hAnsi="MetaNormalLF-Roman"/>
        </w:rPr>
        <w:t xml:space="preserve"> </w:t>
      </w:r>
      <w:r w:rsidR="00F1126A" w:rsidRPr="0078391F">
        <w:rPr>
          <w:rFonts w:ascii="MetaNormalLF-Roman" w:hAnsi="MetaNormalLF-Roman"/>
        </w:rPr>
        <w:t>D</w:t>
      </w:r>
      <w:r w:rsidR="000E0F77" w:rsidRPr="0078391F">
        <w:rPr>
          <w:rFonts w:ascii="MetaNormalLF-Roman" w:hAnsi="MetaNormalLF-Roman"/>
        </w:rPr>
        <w:t>ie Organgesellschaft wird nur als Betriebsst</w:t>
      </w:r>
      <w:r w:rsidR="00B237FC" w:rsidRPr="0078391F">
        <w:rPr>
          <w:rFonts w:ascii="MetaNormalLF-Roman" w:hAnsi="MetaNormalLF-Roman"/>
        </w:rPr>
        <w:t>ätte des Organträgers gesehen und ist nicht mehr gewerbesteuerpflichtig</w:t>
      </w:r>
      <w:r w:rsidR="00AD6294" w:rsidRPr="0078391F">
        <w:rPr>
          <w:rFonts w:ascii="MetaNormalLF-Roman" w:hAnsi="MetaNormalLF-Roman"/>
        </w:rPr>
        <w:t xml:space="preserve"> (</w:t>
      </w:r>
      <w:proofErr w:type="spellStart"/>
      <w:r w:rsidR="00AD6294" w:rsidRPr="0078391F">
        <w:rPr>
          <w:rFonts w:ascii="MetaNormalLF-Roman" w:hAnsi="MetaNormalLF-Roman"/>
        </w:rPr>
        <w:t>Zieglmaier</w:t>
      </w:r>
      <w:proofErr w:type="spellEnd"/>
      <w:r w:rsidR="00D85171">
        <w:rPr>
          <w:rFonts w:ascii="MetaNormalLF-Roman" w:hAnsi="MetaNormalLF-Roman"/>
        </w:rPr>
        <w:t>/</w:t>
      </w:r>
      <w:r w:rsidR="00AD6294" w:rsidRPr="0078391F">
        <w:rPr>
          <w:rFonts w:ascii="MetaNormalLF-Roman" w:hAnsi="MetaNormalLF-Roman"/>
        </w:rPr>
        <w:t>Heyd, 2021)</w:t>
      </w:r>
      <w:r w:rsidR="00B237FC" w:rsidRPr="0078391F">
        <w:rPr>
          <w:rFonts w:ascii="MetaNormalLF-Roman" w:hAnsi="MetaNormalLF-Roman"/>
        </w:rPr>
        <w:t>.</w:t>
      </w:r>
      <w:r w:rsidR="000A31DC">
        <w:rPr>
          <w:rFonts w:ascii="MetaNormalLF-Roman" w:hAnsi="MetaNormalLF-Roman"/>
        </w:rPr>
        <w:t xml:space="preserve"> F</w:t>
      </w:r>
      <w:r w:rsidR="002E6518" w:rsidRPr="0078391F">
        <w:rPr>
          <w:rFonts w:ascii="MetaNormalLF-Roman" w:hAnsi="MetaNormalLF-Roman"/>
        </w:rPr>
        <w:t>alls die Organgesellschaft dennoch eine Gewerbesteuererklärung abge</w:t>
      </w:r>
      <w:r w:rsidR="00BF5606">
        <w:rPr>
          <w:rFonts w:ascii="MetaNormalLF-Roman" w:hAnsi="MetaNormalLF-Roman"/>
        </w:rPr>
        <w:t>ge</w:t>
      </w:r>
      <w:r w:rsidR="002E6518" w:rsidRPr="0078391F">
        <w:rPr>
          <w:rFonts w:ascii="MetaNormalLF-Roman" w:hAnsi="MetaNormalLF-Roman"/>
        </w:rPr>
        <w:t xml:space="preserve">ben hat, </w:t>
      </w:r>
      <w:r w:rsidR="000A31DC" w:rsidRPr="0078391F">
        <w:rPr>
          <w:rFonts w:ascii="MetaNormalLF-Roman" w:hAnsi="MetaNormalLF-Roman"/>
        </w:rPr>
        <w:t xml:space="preserve">ist </w:t>
      </w:r>
      <w:r w:rsidR="002E6518" w:rsidRPr="0078391F">
        <w:rPr>
          <w:rFonts w:ascii="MetaNormalLF-Roman" w:hAnsi="MetaNormalLF-Roman"/>
        </w:rPr>
        <w:t>diese ebenfalls im Datensatz zu finden.</w:t>
      </w:r>
      <w:r w:rsidR="00B237FC" w:rsidRPr="0078391F">
        <w:rPr>
          <w:rFonts w:ascii="MetaNormalLF-Roman" w:hAnsi="MetaNormalLF-Roman"/>
        </w:rPr>
        <w:t xml:space="preserve"> D</w:t>
      </w:r>
      <w:r w:rsidR="007706EC" w:rsidRPr="0078391F">
        <w:rPr>
          <w:rFonts w:ascii="MetaNormalLF-Roman" w:hAnsi="MetaNormalLF-Roman"/>
        </w:rPr>
        <w:t xml:space="preserve">ie </w:t>
      </w:r>
      <w:r w:rsidR="00231F10" w:rsidRPr="0078391F">
        <w:rPr>
          <w:rFonts w:ascii="MetaNormalLF-Roman" w:hAnsi="MetaNormalLF-Roman"/>
        </w:rPr>
        <w:t>Körperschaftsteuer</w:t>
      </w:r>
      <w:r w:rsidR="007706EC" w:rsidRPr="0078391F">
        <w:rPr>
          <w:rFonts w:ascii="MetaNormalLF-Roman" w:hAnsi="MetaNormalLF-Roman"/>
        </w:rPr>
        <w:t xml:space="preserve">erklärung </w:t>
      </w:r>
      <w:r w:rsidR="000A31DC">
        <w:rPr>
          <w:rFonts w:ascii="MetaNormalLF-Roman" w:hAnsi="MetaNormalLF-Roman"/>
        </w:rPr>
        <w:t>ist</w:t>
      </w:r>
      <w:r w:rsidR="000A31DC" w:rsidRPr="0078391F">
        <w:rPr>
          <w:rFonts w:ascii="MetaNormalLF-Roman" w:hAnsi="MetaNormalLF-Roman"/>
        </w:rPr>
        <w:t xml:space="preserve"> </w:t>
      </w:r>
      <w:r w:rsidR="007706EC" w:rsidRPr="0078391F">
        <w:rPr>
          <w:rFonts w:ascii="MetaNormalLF-Roman" w:hAnsi="MetaNormalLF-Roman"/>
        </w:rPr>
        <w:t>jedoch von allen Beteiligten eines Organkreises ab</w:t>
      </w:r>
      <w:r w:rsidR="000A31DC">
        <w:rPr>
          <w:rFonts w:ascii="MetaNormalLF-Roman" w:hAnsi="MetaNormalLF-Roman"/>
        </w:rPr>
        <w:t>zu</w:t>
      </w:r>
      <w:r w:rsidR="007706EC" w:rsidRPr="0078391F">
        <w:rPr>
          <w:rFonts w:ascii="MetaNormalLF-Roman" w:hAnsi="MetaNormalLF-Roman"/>
        </w:rPr>
        <w:t>geben</w:t>
      </w:r>
      <w:r w:rsidR="00B237FC" w:rsidRPr="0078391F">
        <w:rPr>
          <w:rFonts w:ascii="MetaNormalLF-Roman" w:hAnsi="MetaNormalLF-Roman"/>
        </w:rPr>
        <w:t xml:space="preserve">, da </w:t>
      </w:r>
      <w:r w:rsidR="00303133" w:rsidRPr="0078391F">
        <w:rPr>
          <w:rFonts w:ascii="MetaNormalLF-Roman" w:hAnsi="MetaNormalLF-Roman"/>
        </w:rPr>
        <w:t>alle Beteiligten eigenständige Einheiten bleiben</w:t>
      </w:r>
      <w:r w:rsidR="000606A1" w:rsidRPr="0078391F">
        <w:rPr>
          <w:rFonts w:ascii="MetaNormalLF-Roman" w:hAnsi="MetaNormalLF-Roman"/>
        </w:rPr>
        <w:t>.</w:t>
      </w:r>
      <w:r w:rsidR="00040049" w:rsidRPr="0078391F">
        <w:rPr>
          <w:rFonts w:ascii="MetaNormalLF-Roman" w:hAnsi="MetaNormalLF-Roman"/>
        </w:rPr>
        <w:t xml:space="preserve"> </w:t>
      </w:r>
    </w:p>
    <w:p w14:paraId="48DEB266" w14:textId="68632FAE" w:rsidR="00231F10" w:rsidRPr="0078391F" w:rsidRDefault="00231F10" w:rsidP="008A598B">
      <w:pPr>
        <w:spacing w:before="120" w:after="120" w:line="360" w:lineRule="auto"/>
        <w:jc w:val="both"/>
        <w:rPr>
          <w:rFonts w:ascii="MetaNormalLF-Roman" w:hAnsi="MetaNormalLF-Roman"/>
        </w:rPr>
      </w:pPr>
      <w:r w:rsidRPr="0078391F">
        <w:rPr>
          <w:rFonts w:ascii="MetaNormalLF-Roman" w:hAnsi="MetaNormalLF-Roman"/>
        </w:rPr>
        <w:t xml:space="preserve">Die </w:t>
      </w:r>
      <w:r w:rsidRPr="00CF7AB9">
        <w:rPr>
          <w:rFonts w:ascii="MetaNormalLF-Roman" w:hAnsi="MetaNormalLF-Roman"/>
          <w:color w:val="0070C0"/>
        </w:rPr>
        <w:t xml:space="preserve">umsatzsteuerliche Organschaft </w:t>
      </w:r>
      <w:r w:rsidR="00051D20" w:rsidRPr="0078391F">
        <w:rPr>
          <w:rFonts w:ascii="MetaNormalLF-Roman" w:hAnsi="MetaNormalLF-Roman"/>
        </w:rPr>
        <w:t xml:space="preserve">ist ein Zusammenschluss von einem Organträger, der als selbstständiger Teil der Organschaft </w:t>
      </w:r>
      <w:r w:rsidR="007F449E" w:rsidRPr="0078391F">
        <w:rPr>
          <w:rFonts w:ascii="MetaNormalLF-Roman" w:hAnsi="MetaNormalLF-Roman"/>
        </w:rPr>
        <w:t>den umsatzsteuerlichen Unternehmer darstellt</w:t>
      </w:r>
      <w:r w:rsidR="000A31DC">
        <w:rPr>
          <w:rFonts w:ascii="MetaNormalLF-Roman" w:hAnsi="MetaNormalLF-Roman"/>
        </w:rPr>
        <w:t>,</w:t>
      </w:r>
      <w:r w:rsidR="007F449E" w:rsidRPr="0078391F">
        <w:rPr>
          <w:rFonts w:ascii="MetaNormalLF-Roman" w:hAnsi="MetaNormalLF-Roman"/>
        </w:rPr>
        <w:t xml:space="preserve"> und einer oder mehr</w:t>
      </w:r>
      <w:r w:rsidR="00F64E3A">
        <w:rPr>
          <w:rFonts w:ascii="MetaNormalLF-Roman" w:hAnsi="MetaNormalLF-Roman"/>
        </w:rPr>
        <w:t>eren</w:t>
      </w:r>
      <w:r w:rsidR="007F449E" w:rsidRPr="0078391F">
        <w:rPr>
          <w:rFonts w:ascii="MetaNormalLF-Roman" w:hAnsi="MetaNormalLF-Roman"/>
        </w:rPr>
        <w:t xml:space="preserve"> Organgesellschaften</w:t>
      </w:r>
      <w:r w:rsidR="000A31DC">
        <w:rPr>
          <w:rFonts w:ascii="MetaNormalLF-Roman" w:hAnsi="MetaNormalLF-Roman"/>
        </w:rPr>
        <w:t xml:space="preserve"> als</w:t>
      </w:r>
      <w:r w:rsidR="007F449E" w:rsidRPr="0078391F">
        <w:rPr>
          <w:rFonts w:ascii="MetaNormalLF-Roman" w:hAnsi="MetaNormalLF-Roman"/>
        </w:rPr>
        <w:t xml:space="preserve"> unselb</w:t>
      </w:r>
      <w:r w:rsidR="00BF5606">
        <w:rPr>
          <w:rFonts w:ascii="MetaNormalLF-Roman" w:hAnsi="MetaNormalLF-Roman"/>
        </w:rPr>
        <w:t>st</w:t>
      </w:r>
      <w:r w:rsidR="007F449E" w:rsidRPr="0078391F">
        <w:rPr>
          <w:rFonts w:ascii="MetaNormalLF-Roman" w:hAnsi="MetaNormalLF-Roman"/>
        </w:rPr>
        <w:t>ständige Unternehmensteile</w:t>
      </w:r>
      <w:r w:rsidR="00F64E3A">
        <w:rPr>
          <w:rFonts w:ascii="MetaNormalLF-Roman" w:hAnsi="MetaNormalLF-Roman"/>
        </w:rPr>
        <w:t xml:space="preserve"> </w:t>
      </w:r>
      <w:commentRangeStart w:id="81"/>
      <w:commentRangeStart w:id="82"/>
      <w:r w:rsidR="00F64E3A">
        <w:rPr>
          <w:rFonts w:ascii="MetaNormalLF-Roman" w:hAnsi="MetaNormalLF-Roman"/>
        </w:rPr>
        <w:t>zu einem Organkreis</w:t>
      </w:r>
      <w:commentRangeEnd w:id="81"/>
      <w:r w:rsidR="00F64E3A">
        <w:rPr>
          <w:rStyle w:val="Kommentarzeichen"/>
        </w:rPr>
        <w:commentReference w:id="81"/>
      </w:r>
      <w:commentRangeEnd w:id="82"/>
      <w:r w:rsidR="001471EA">
        <w:rPr>
          <w:rStyle w:val="Kommentarzeichen"/>
        </w:rPr>
        <w:commentReference w:id="82"/>
      </w:r>
      <w:r w:rsidR="007F449E" w:rsidRPr="0078391F">
        <w:rPr>
          <w:rFonts w:ascii="MetaNormalLF-Roman" w:hAnsi="MetaNormalLF-Roman"/>
        </w:rPr>
        <w:t xml:space="preserve">. </w:t>
      </w:r>
      <w:r w:rsidR="003042F8" w:rsidRPr="0078391F">
        <w:rPr>
          <w:rFonts w:ascii="MetaNormalLF-Roman" w:hAnsi="MetaNormalLF-Roman"/>
        </w:rPr>
        <w:t>Der Organkreis wird als ein einheitliches umsatzsteuerliches Unternehmen betrachtet</w:t>
      </w:r>
      <w:r w:rsidR="00334925" w:rsidRPr="0078391F">
        <w:rPr>
          <w:rFonts w:ascii="MetaNormalLF-Roman" w:hAnsi="MetaNormalLF-Roman"/>
        </w:rPr>
        <w:t xml:space="preserve"> (</w:t>
      </w:r>
      <w:proofErr w:type="spellStart"/>
      <w:r w:rsidR="00334925" w:rsidRPr="0078391F">
        <w:rPr>
          <w:rFonts w:ascii="MetaNormalLF-Roman" w:hAnsi="MetaNormalLF-Roman"/>
        </w:rPr>
        <w:t>Zieglmaier</w:t>
      </w:r>
      <w:proofErr w:type="spellEnd"/>
      <w:r w:rsidR="00D85171">
        <w:rPr>
          <w:rFonts w:ascii="MetaNormalLF-Roman" w:hAnsi="MetaNormalLF-Roman"/>
        </w:rPr>
        <w:t>/</w:t>
      </w:r>
      <w:r w:rsidR="00334925" w:rsidRPr="0078391F">
        <w:rPr>
          <w:rFonts w:ascii="MetaNormalLF-Roman" w:hAnsi="MetaNormalLF-Roman"/>
        </w:rPr>
        <w:t>Heyd, 2021).</w:t>
      </w:r>
      <w:r w:rsidR="003042F8" w:rsidRPr="0078391F">
        <w:rPr>
          <w:rFonts w:ascii="MetaNormalLF-Roman" w:hAnsi="MetaNormalLF-Roman"/>
        </w:rPr>
        <w:t xml:space="preserve"> </w:t>
      </w:r>
      <w:r w:rsidR="00187FEF" w:rsidRPr="0078391F">
        <w:rPr>
          <w:rFonts w:ascii="MetaNormalLF-Roman" w:hAnsi="MetaNormalLF-Roman"/>
        </w:rPr>
        <w:t>Dies bedeutet, dass Ordnungsmerkmale des Organträgers für den gesamten Organkreis gelten</w:t>
      </w:r>
      <w:r w:rsidR="00F1126A" w:rsidRPr="0078391F">
        <w:rPr>
          <w:rFonts w:ascii="MetaNormalLF-Roman" w:hAnsi="MetaNormalLF-Roman"/>
        </w:rPr>
        <w:t>,</w:t>
      </w:r>
      <w:r w:rsidR="00187FEF" w:rsidRPr="0078391F">
        <w:rPr>
          <w:rFonts w:ascii="MetaNormalLF-Roman" w:hAnsi="MetaNormalLF-Roman"/>
        </w:rPr>
        <w:t xml:space="preserve"> auch wenn die einzelne Organgesellschaft andere Ordnungsmerkmale aufweist (</w:t>
      </w:r>
      <w:proofErr w:type="spellStart"/>
      <w:r w:rsidR="00187FEF" w:rsidRPr="0078391F">
        <w:rPr>
          <w:rFonts w:ascii="MetaNormalLF-Roman" w:hAnsi="MetaNormalLF-Roman"/>
        </w:rPr>
        <w:t>Harendt</w:t>
      </w:r>
      <w:proofErr w:type="spellEnd"/>
      <w:r w:rsidR="00187FEF" w:rsidRPr="0078391F">
        <w:rPr>
          <w:rFonts w:ascii="MetaNormalLF-Roman" w:hAnsi="MetaNormalLF-Roman"/>
        </w:rPr>
        <w:t xml:space="preserve">, 2021). </w:t>
      </w:r>
      <w:r w:rsidR="002131EA" w:rsidRPr="0078391F">
        <w:rPr>
          <w:rFonts w:ascii="MetaNormalLF-Roman" w:hAnsi="MetaNormalLF-Roman"/>
        </w:rPr>
        <w:t xml:space="preserve">Sowohl </w:t>
      </w:r>
      <w:r w:rsidR="00BD6060" w:rsidRPr="0078391F">
        <w:rPr>
          <w:rFonts w:ascii="MetaNormalLF-Roman" w:hAnsi="MetaNormalLF-Roman"/>
        </w:rPr>
        <w:t>die</w:t>
      </w:r>
      <w:r w:rsidR="00CE5AF8" w:rsidRPr="0078391F">
        <w:rPr>
          <w:rFonts w:ascii="MetaNormalLF-Roman" w:hAnsi="MetaNormalLF-Roman"/>
        </w:rPr>
        <w:t xml:space="preserve"> </w:t>
      </w:r>
      <w:bookmarkStart w:id="83" w:name="_Hlk140487371"/>
      <w:r w:rsidR="00CE5AF8" w:rsidRPr="0078391F">
        <w:rPr>
          <w:rFonts w:ascii="MetaNormalLF-Roman" w:hAnsi="MetaNormalLF-Roman"/>
        </w:rPr>
        <w:t>Umsatzsteuer</w:t>
      </w:r>
      <w:bookmarkEnd w:id="83"/>
      <w:r w:rsidR="00CE5AF8" w:rsidRPr="0078391F">
        <w:rPr>
          <w:rFonts w:ascii="MetaNormalLF-Roman" w:hAnsi="MetaNormalLF-Roman"/>
        </w:rPr>
        <w:t>-</w:t>
      </w:r>
      <w:r w:rsidR="002131EA" w:rsidRPr="0078391F">
        <w:rPr>
          <w:rFonts w:ascii="MetaNormalLF-Roman" w:hAnsi="MetaNormalLF-Roman"/>
        </w:rPr>
        <w:t xml:space="preserve">Voranmeldung als auch </w:t>
      </w:r>
      <w:r w:rsidR="00BD6060" w:rsidRPr="0078391F">
        <w:rPr>
          <w:rFonts w:ascii="MetaNormalLF-Roman" w:hAnsi="MetaNormalLF-Roman"/>
        </w:rPr>
        <w:t xml:space="preserve">die </w:t>
      </w:r>
      <w:r w:rsidR="000A31DC" w:rsidRPr="0078391F">
        <w:rPr>
          <w:rFonts w:ascii="MetaNormalLF-Roman" w:hAnsi="MetaNormalLF-Roman"/>
        </w:rPr>
        <w:t>Umsatzsteuer</w:t>
      </w:r>
      <w:r w:rsidR="00CE524E">
        <w:rPr>
          <w:rFonts w:ascii="MetaNormalLF-Roman" w:hAnsi="MetaNormalLF-Roman"/>
        </w:rPr>
        <w:t>-</w:t>
      </w:r>
      <w:r w:rsidR="002131EA" w:rsidRPr="0078391F">
        <w:rPr>
          <w:rFonts w:ascii="MetaNormalLF-Roman" w:hAnsi="MetaNormalLF-Roman"/>
        </w:rPr>
        <w:t>Veranlagung muss lediglich</w:t>
      </w:r>
      <w:r w:rsidR="00BD6060" w:rsidRPr="0078391F">
        <w:rPr>
          <w:rFonts w:ascii="MetaNormalLF-Roman" w:hAnsi="MetaNormalLF-Roman"/>
        </w:rPr>
        <w:t xml:space="preserve"> der Organträger abgeben.</w:t>
      </w:r>
      <w:r w:rsidR="00677377" w:rsidRPr="0078391F">
        <w:rPr>
          <w:rFonts w:ascii="MetaNormalLF-Roman" w:hAnsi="MetaNormalLF-Roman"/>
        </w:rPr>
        <w:t xml:space="preserve"> Während eine ertragsteuerliche Organschaft immer auf einem expliziten Gewinnabführungsvertrag zwischen den beteiligten Gesellschaften basiert, entsteht eine umsatzsteuerliche Organschaft automatisch bei Vorliegen bestimmter Kriterien.</w:t>
      </w:r>
    </w:p>
    <w:p w14:paraId="1BAA4493" w14:textId="77777777" w:rsidR="00D85171" w:rsidRPr="00CF7AB9" w:rsidRDefault="008C4205" w:rsidP="008A598B">
      <w:pPr>
        <w:pStyle w:val="berschrift1"/>
        <w:numPr>
          <w:ilvl w:val="0"/>
          <w:numId w:val="0"/>
        </w:numPr>
        <w:spacing w:before="360" w:after="120" w:line="360" w:lineRule="auto"/>
        <w:ind w:left="432" w:hanging="432"/>
        <w:jc w:val="both"/>
        <w:rPr>
          <w:rFonts w:ascii="MetaNormalLF-Roman" w:hAnsi="MetaNormalLF-Roman"/>
          <w:b/>
          <w:sz w:val="22"/>
          <w:szCs w:val="22"/>
        </w:rPr>
      </w:pPr>
      <w:r w:rsidRPr="00CF7AB9">
        <w:rPr>
          <w:rFonts w:ascii="MetaNormalLF-Roman" w:hAnsi="MetaNormalLF-Roman"/>
          <w:b/>
          <w:sz w:val="22"/>
          <w:szCs w:val="22"/>
        </w:rPr>
        <w:lastRenderedPageBreak/>
        <w:t xml:space="preserve">3 </w:t>
      </w:r>
    </w:p>
    <w:p w14:paraId="62ACE3EB" w14:textId="40292657" w:rsidR="008C4205" w:rsidRPr="00CF7AB9" w:rsidRDefault="008D3079" w:rsidP="008A598B">
      <w:pPr>
        <w:pStyle w:val="berschrift1"/>
        <w:numPr>
          <w:ilvl w:val="0"/>
          <w:numId w:val="0"/>
        </w:numPr>
        <w:spacing w:before="360" w:after="120" w:line="360" w:lineRule="auto"/>
        <w:ind w:left="432" w:hanging="432"/>
        <w:jc w:val="both"/>
        <w:rPr>
          <w:rFonts w:ascii="MetaNormalLF-Roman" w:hAnsi="MetaNormalLF-Roman"/>
          <w:b/>
          <w:sz w:val="22"/>
          <w:szCs w:val="22"/>
        </w:rPr>
      </w:pPr>
      <w:r w:rsidRPr="00CF7AB9">
        <w:rPr>
          <w:rFonts w:ascii="MetaNormalLF-Roman" w:hAnsi="MetaNormalLF-Roman"/>
          <w:b/>
          <w:sz w:val="22"/>
          <w:szCs w:val="22"/>
        </w:rPr>
        <w:t>Zusammenführung</w:t>
      </w:r>
      <w:r w:rsidR="008C4205" w:rsidRPr="00CF7AB9">
        <w:rPr>
          <w:rFonts w:ascii="MetaNormalLF-Roman" w:hAnsi="MetaNormalLF-Roman"/>
          <w:b/>
          <w:sz w:val="22"/>
          <w:szCs w:val="22"/>
        </w:rPr>
        <w:t xml:space="preserve"> der </w:t>
      </w:r>
      <w:r w:rsidRPr="00CF7AB9">
        <w:rPr>
          <w:rFonts w:ascii="MetaNormalLF-Roman" w:hAnsi="MetaNormalLF-Roman"/>
          <w:b/>
          <w:sz w:val="22"/>
          <w:szCs w:val="22"/>
        </w:rPr>
        <w:t>Unternehmenssteuerstatistiken</w:t>
      </w:r>
    </w:p>
    <w:p w14:paraId="3AE646F3" w14:textId="42E5B5C9" w:rsidR="00422517" w:rsidRPr="0078391F" w:rsidRDefault="00422517" w:rsidP="008A598B">
      <w:pPr>
        <w:spacing w:before="120" w:after="120" w:line="360" w:lineRule="auto"/>
        <w:jc w:val="both"/>
        <w:rPr>
          <w:rFonts w:ascii="MetaNormalLF-Roman" w:hAnsi="MetaNormalLF-Roman"/>
        </w:rPr>
      </w:pPr>
      <w:r w:rsidRPr="00D8167D">
        <w:rPr>
          <w:rFonts w:ascii="MetaNormalLF-Roman" w:hAnsi="MetaNormalLF-Roman"/>
        </w:rPr>
        <w:t>Das</w:t>
      </w:r>
      <w:r w:rsidRPr="0078391F">
        <w:rPr>
          <w:rFonts w:ascii="MetaNormalLF-Roman" w:hAnsi="MetaNormalLF-Roman"/>
        </w:rPr>
        <w:t xml:space="preserve"> Vorgehen für die Zusammenfüh</w:t>
      </w:r>
      <w:r w:rsidR="00A711FD" w:rsidRPr="0078391F">
        <w:rPr>
          <w:rFonts w:ascii="MetaNormalLF-Roman" w:hAnsi="MetaNormalLF-Roman"/>
        </w:rPr>
        <w:t xml:space="preserve">rung </w:t>
      </w:r>
      <w:r w:rsidR="00AA4332">
        <w:rPr>
          <w:rFonts w:ascii="MetaNormalLF-Roman" w:hAnsi="MetaNormalLF-Roman"/>
        </w:rPr>
        <w:t xml:space="preserve">der Unternehmenssteuerstatistiken </w:t>
      </w:r>
      <w:r w:rsidR="00A711FD" w:rsidRPr="0078391F">
        <w:rPr>
          <w:rFonts w:ascii="MetaNormalLF-Roman" w:hAnsi="MetaNormalLF-Roman"/>
        </w:rPr>
        <w:t>basiert auf de</w:t>
      </w:r>
      <w:r w:rsidR="006D22A7" w:rsidRPr="0078391F">
        <w:rPr>
          <w:rFonts w:ascii="MetaNormalLF-Roman" w:hAnsi="MetaNormalLF-Roman"/>
        </w:rPr>
        <w:t>n</w:t>
      </w:r>
      <w:r w:rsidR="00A711FD" w:rsidRPr="0078391F">
        <w:rPr>
          <w:rFonts w:ascii="MetaNormalLF-Roman" w:hAnsi="MetaNormalLF-Roman"/>
        </w:rPr>
        <w:t xml:space="preserve"> Arbeit</w:t>
      </w:r>
      <w:r w:rsidR="006D22A7" w:rsidRPr="0078391F">
        <w:rPr>
          <w:rFonts w:ascii="MetaNormalLF-Roman" w:hAnsi="MetaNormalLF-Roman"/>
        </w:rPr>
        <w:t>en</w:t>
      </w:r>
      <w:r w:rsidRPr="0078391F">
        <w:rPr>
          <w:rFonts w:ascii="MetaNormalLF-Roman" w:hAnsi="MetaNormalLF-Roman"/>
        </w:rPr>
        <w:t xml:space="preserve"> von Buchner </w:t>
      </w:r>
      <w:r w:rsidR="00D85171">
        <w:rPr>
          <w:rFonts w:ascii="MetaNormalLF-Roman" w:hAnsi="MetaNormalLF-Roman"/>
        </w:rPr>
        <w:t>und andere</w:t>
      </w:r>
      <w:r w:rsidRPr="0078391F">
        <w:rPr>
          <w:rFonts w:ascii="MetaNormalLF-Roman" w:hAnsi="MetaNormalLF-Roman"/>
        </w:rPr>
        <w:t xml:space="preserve"> (2022).</w:t>
      </w:r>
      <w:r w:rsidR="002A2D13" w:rsidRPr="0078391F">
        <w:rPr>
          <w:rFonts w:ascii="MetaNormalLF-Roman" w:hAnsi="MetaNormalLF-Roman"/>
        </w:rPr>
        <w:t xml:space="preserve"> </w:t>
      </w:r>
      <w:r w:rsidR="00842C6C" w:rsidRPr="00D8167D">
        <w:rPr>
          <w:rFonts w:ascii="MetaNormalLF-Roman" w:hAnsi="MetaNormalLF-Roman"/>
        </w:rPr>
        <w:t>Das</w:t>
      </w:r>
      <w:r w:rsidR="00842C6C" w:rsidRPr="0078391F">
        <w:rPr>
          <w:rFonts w:ascii="MetaNormalLF-Roman" w:hAnsi="MetaNormalLF-Roman"/>
        </w:rPr>
        <w:t xml:space="preserve"> resultierende </w:t>
      </w:r>
      <w:r w:rsidR="00A47FD8" w:rsidRPr="0078391F">
        <w:rPr>
          <w:rFonts w:ascii="MetaNormalLF-Roman" w:hAnsi="MetaNormalLF-Roman"/>
        </w:rPr>
        <w:t>FDZ-Produkt</w:t>
      </w:r>
      <w:r w:rsidR="008C3099" w:rsidRPr="0078391F">
        <w:rPr>
          <w:rFonts w:ascii="MetaNormalLF-Roman" w:hAnsi="MetaNormalLF-Roman"/>
        </w:rPr>
        <w:t xml:space="preserve"> </w:t>
      </w:r>
      <w:r w:rsidR="00842C6C" w:rsidRPr="0078391F">
        <w:rPr>
          <w:rFonts w:ascii="MetaNormalLF-Roman" w:hAnsi="MetaNormalLF-Roman"/>
        </w:rPr>
        <w:t>„Integrierte Datengrundlage aus Gewerbe-, Körperschaft- und Umsatzsteuerstatistik (Voranmeldungen), Statistik der Personengesellschaften und Gemeinschaften und Umsatzsteuerstatistik (Veranlagungen) (GKUPV)“</w:t>
      </w:r>
      <w:r w:rsidR="0063222D">
        <w:rPr>
          <w:rStyle w:val="Funotenzeichen"/>
          <w:rFonts w:ascii="MetaNormalLF-Roman" w:hAnsi="MetaNormalLF-Roman"/>
        </w:rPr>
        <w:footnoteReference w:id="7"/>
      </w:r>
      <w:r w:rsidR="00842C6C" w:rsidRPr="0078391F">
        <w:rPr>
          <w:rFonts w:ascii="MetaNormalLF-Roman" w:hAnsi="MetaNormalLF-Roman"/>
        </w:rPr>
        <w:t xml:space="preserve"> kann als </w:t>
      </w:r>
      <w:commentRangeStart w:id="84"/>
      <w:commentRangeStart w:id="85"/>
      <w:r w:rsidR="00842C6C" w:rsidRPr="0078391F">
        <w:rPr>
          <w:rFonts w:ascii="MetaNormalLF-Roman" w:hAnsi="MetaNormalLF-Roman"/>
        </w:rPr>
        <w:t>Vorgängerversion</w:t>
      </w:r>
      <w:r w:rsidR="00141D6A">
        <w:rPr>
          <w:rFonts w:ascii="MetaNormalLF-Roman" w:hAnsi="MetaNormalLF-Roman"/>
        </w:rPr>
        <w:t xml:space="preserve"> zum Business-Tax-Panel</w:t>
      </w:r>
      <w:r w:rsidR="00842C6C" w:rsidRPr="0078391F">
        <w:rPr>
          <w:rFonts w:ascii="MetaNormalLF-Roman" w:hAnsi="MetaNormalLF-Roman"/>
        </w:rPr>
        <w:t xml:space="preserve"> </w:t>
      </w:r>
      <w:commentRangeEnd w:id="84"/>
      <w:r w:rsidR="00F64E3A">
        <w:rPr>
          <w:rStyle w:val="Kommentarzeichen"/>
        </w:rPr>
        <w:commentReference w:id="84"/>
      </w:r>
      <w:commentRangeEnd w:id="85"/>
      <w:r w:rsidR="00A84851">
        <w:rPr>
          <w:rStyle w:val="Kommentarzeichen"/>
        </w:rPr>
        <w:commentReference w:id="85"/>
      </w:r>
      <w:r w:rsidR="008659E2" w:rsidRPr="0078391F">
        <w:rPr>
          <w:rFonts w:ascii="MetaNormalLF-Roman" w:hAnsi="MetaNormalLF-Roman"/>
        </w:rPr>
        <w:t>vers</w:t>
      </w:r>
      <w:r w:rsidR="00C61B87" w:rsidRPr="0078391F">
        <w:rPr>
          <w:rFonts w:ascii="MetaNormalLF-Roman" w:hAnsi="MetaNormalLF-Roman"/>
        </w:rPr>
        <w:t>t</w:t>
      </w:r>
      <w:r w:rsidR="008659E2" w:rsidRPr="0078391F">
        <w:rPr>
          <w:rFonts w:ascii="MetaNormalLF-Roman" w:hAnsi="MetaNormalLF-Roman"/>
        </w:rPr>
        <w:t xml:space="preserve">anden </w:t>
      </w:r>
      <w:r w:rsidR="00842C6C" w:rsidRPr="0078391F">
        <w:rPr>
          <w:rFonts w:ascii="MetaNormalLF-Roman" w:hAnsi="MetaNormalLF-Roman"/>
        </w:rPr>
        <w:t xml:space="preserve">werden. </w:t>
      </w:r>
      <w:r w:rsidR="00DA4DA8">
        <w:rPr>
          <w:rFonts w:ascii="MetaNormalLF-Roman" w:hAnsi="MetaNormalLF-Roman"/>
        </w:rPr>
        <w:t>Dabei</w:t>
      </w:r>
      <w:r w:rsidR="00842C6C" w:rsidRPr="0078391F">
        <w:rPr>
          <w:rFonts w:ascii="MetaNormalLF-Roman" w:hAnsi="MetaNormalLF-Roman"/>
        </w:rPr>
        <w:t xml:space="preserve"> wurde</w:t>
      </w:r>
      <w:r w:rsidR="00DA4DA8">
        <w:rPr>
          <w:rFonts w:ascii="MetaNormalLF-Roman" w:hAnsi="MetaNormalLF-Roman"/>
        </w:rPr>
        <w:t>n</w:t>
      </w:r>
      <w:r w:rsidR="00842C6C" w:rsidRPr="0078391F">
        <w:rPr>
          <w:rFonts w:ascii="MetaNormalLF-Roman" w:hAnsi="MetaNormalLF-Roman"/>
        </w:rPr>
        <w:t xml:space="preserve"> </w:t>
      </w:r>
      <w:r w:rsidR="00000DDB" w:rsidRPr="0078391F">
        <w:rPr>
          <w:rFonts w:ascii="MetaNormalLF-Roman" w:hAnsi="MetaNormalLF-Roman"/>
        </w:rPr>
        <w:t>anhand</w:t>
      </w:r>
      <w:r w:rsidR="0093327F" w:rsidRPr="0078391F">
        <w:rPr>
          <w:rFonts w:ascii="MetaNormalLF-Roman" w:hAnsi="MetaNormalLF-Roman"/>
        </w:rPr>
        <w:t xml:space="preserve"> </w:t>
      </w:r>
      <w:r w:rsidR="00B24D3B">
        <w:rPr>
          <w:rFonts w:ascii="MetaNormalLF-Roman" w:hAnsi="MetaNormalLF-Roman"/>
        </w:rPr>
        <w:t>„</w:t>
      </w:r>
      <w:proofErr w:type="spellStart"/>
      <w:r w:rsidR="0093327F" w:rsidRPr="0078391F">
        <w:rPr>
          <w:rFonts w:ascii="MetaNormalLF-Roman" w:hAnsi="MetaNormalLF-Roman"/>
        </w:rPr>
        <w:t>Record</w:t>
      </w:r>
      <w:proofErr w:type="spellEnd"/>
      <w:r w:rsidR="0093327F" w:rsidRPr="0078391F">
        <w:rPr>
          <w:rFonts w:ascii="MetaNormalLF-Roman" w:hAnsi="MetaNormalLF-Roman"/>
        </w:rPr>
        <w:t xml:space="preserve"> </w:t>
      </w:r>
      <w:proofErr w:type="spellStart"/>
      <w:r w:rsidR="0093327F" w:rsidRPr="0078391F">
        <w:rPr>
          <w:rFonts w:ascii="MetaNormalLF-Roman" w:hAnsi="MetaNormalLF-Roman"/>
        </w:rPr>
        <w:t>Linkage</w:t>
      </w:r>
      <w:proofErr w:type="spellEnd"/>
      <w:r w:rsidR="00B24D3B">
        <w:rPr>
          <w:rFonts w:ascii="MetaNormalLF-Roman" w:hAnsi="MetaNormalLF-Roman"/>
        </w:rPr>
        <w:t>“</w:t>
      </w:r>
      <w:r w:rsidR="002B4DFF">
        <w:rPr>
          <w:rStyle w:val="Funotenzeichen"/>
          <w:rFonts w:ascii="MetaNormalLF-Roman" w:hAnsi="MetaNormalLF-Roman"/>
        </w:rPr>
        <w:footnoteReference w:id="8"/>
      </w:r>
      <w:r w:rsidR="0093327F" w:rsidRPr="0078391F">
        <w:rPr>
          <w:rFonts w:ascii="MetaNormalLF-Roman" w:hAnsi="MetaNormalLF-Roman"/>
        </w:rPr>
        <w:t xml:space="preserve"> der aktuellen</w:t>
      </w:r>
      <w:r w:rsidRPr="0078391F">
        <w:rPr>
          <w:rFonts w:ascii="MetaNormalLF-Roman" w:hAnsi="MetaNormalLF-Roman"/>
        </w:rPr>
        <w:t xml:space="preserve"> und alten Steuernummer</w:t>
      </w:r>
      <w:r w:rsidR="006D22A7" w:rsidRPr="0078391F">
        <w:rPr>
          <w:rFonts w:ascii="MetaNormalLF-Roman" w:hAnsi="MetaNormalLF-Roman"/>
        </w:rPr>
        <w:t>n</w:t>
      </w:r>
      <w:r w:rsidRPr="0078391F">
        <w:rPr>
          <w:rFonts w:ascii="MetaNormalLF-Roman" w:hAnsi="MetaNormalLF-Roman"/>
        </w:rPr>
        <w:t xml:space="preserve"> </w:t>
      </w:r>
      <w:r w:rsidR="00A711FD" w:rsidRPr="0078391F">
        <w:rPr>
          <w:rFonts w:ascii="MetaNormalLF-Roman" w:hAnsi="MetaNormalLF-Roman"/>
        </w:rPr>
        <w:t xml:space="preserve">die Steuerstatistiken </w:t>
      </w:r>
      <w:r w:rsidRPr="0078391F">
        <w:rPr>
          <w:rFonts w:ascii="MetaNormalLF-Roman" w:hAnsi="MetaNormalLF-Roman"/>
        </w:rPr>
        <w:t>zusammengeführt</w:t>
      </w:r>
      <w:r w:rsidR="00DA4DA8">
        <w:rPr>
          <w:rFonts w:ascii="MetaNormalLF-Roman" w:hAnsi="MetaNormalLF-Roman"/>
        </w:rPr>
        <w:t xml:space="preserve"> und</w:t>
      </w:r>
      <w:r w:rsidR="00C61B87" w:rsidRPr="0078391F">
        <w:rPr>
          <w:rFonts w:ascii="MetaNormalLF-Roman" w:hAnsi="MetaNormalLF-Roman"/>
        </w:rPr>
        <w:t xml:space="preserve"> eine vorher definierte Reihenfolge </w:t>
      </w:r>
      <w:r w:rsidRPr="0078391F">
        <w:rPr>
          <w:rFonts w:ascii="MetaNormalLF-Roman" w:hAnsi="MetaNormalLF-Roman"/>
        </w:rPr>
        <w:t xml:space="preserve">beim </w:t>
      </w:r>
      <w:r w:rsidRPr="00D8167D">
        <w:rPr>
          <w:rFonts w:ascii="MetaNormalLF-Roman" w:hAnsi="MetaNormalLF-Roman"/>
        </w:rPr>
        <w:t>Zusammenspielen</w:t>
      </w:r>
      <w:r w:rsidRPr="0078391F">
        <w:rPr>
          <w:rFonts w:ascii="MetaNormalLF-Roman" w:hAnsi="MetaNormalLF-Roman"/>
        </w:rPr>
        <w:t xml:space="preserve"> </w:t>
      </w:r>
      <w:r w:rsidR="00DA4DA8">
        <w:rPr>
          <w:rFonts w:ascii="MetaNormalLF-Roman" w:hAnsi="MetaNormalLF-Roman"/>
        </w:rPr>
        <w:t>ein</w:t>
      </w:r>
      <w:r w:rsidRPr="0078391F">
        <w:rPr>
          <w:rFonts w:ascii="MetaNormalLF-Roman" w:hAnsi="MetaNormalLF-Roman"/>
        </w:rPr>
        <w:t>gehalten</w:t>
      </w:r>
      <w:r w:rsidR="00A711FD" w:rsidRPr="0078391F">
        <w:rPr>
          <w:rFonts w:ascii="MetaNormalLF-Roman" w:hAnsi="MetaNormalLF-Roman"/>
        </w:rPr>
        <w:t xml:space="preserve">. </w:t>
      </w:r>
      <w:r w:rsidR="006D22A7" w:rsidRPr="0078391F">
        <w:rPr>
          <w:rFonts w:ascii="MetaNormalLF-Roman" w:hAnsi="MetaNormalLF-Roman"/>
        </w:rPr>
        <w:t xml:space="preserve">Diese starre Methode wurde </w:t>
      </w:r>
      <w:r w:rsidR="00C00F45">
        <w:rPr>
          <w:rFonts w:ascii="MetaNormalLF-Roman" w:hAnsi="MetaNormalLF-Roman"/>
        </w:rPr>
        <w:t xml:space="preserve">nun </w:t>
      </w:r>
      <w:r w:rsidR="006D22A7" w:rsidRPr="0078391F">
        <w:rPr>
          <w:rFonts w:ascii="MetaNormalLF-Roman" w:hAnsi="MetaNormalLF-Roman"/>
        </w:rPr>
        <w:t>aufgebrochen</w:t>
      </w:r>
      <w:r w:rsidR="00AF5F15" w:rsidRPr="0078391F">
        <w:rPr>
          <w:rFonts w:ascii="MetaNormalLF-Roman" w:hAnsi="MetaNormalLF-Roman"/>
        </w:rPr>
        <w:t xml:space="preserve"> </w:t>
      </w:r>
      <w:r w:rsidR="008659E2" w:rsidRPr="0078391F">
        <w:rPr>
          <w:rFonts w:ascii="MetaNormalLF-Roman" w:hAnsi="MetaNormalLF-Roman"/>
        </w:rPr>
        <w:t xml:space="preserve">und </w:t>
      </w:r>
      <w:r w:rsidR="003734B3" w:rsidRPr="0078391F">
        <w:rPr>
          <w:rFonts w:ascii="MetaNormalLF-Roman" w:hAnsi="MetaNormalLF-Roman"/>
        </w:rPr>
        <w:t>weitere Iden</w:t>
      </w:r>
      <w:r w:rsidR="006D22A7" w:rsidRPr="0078391F">
        <w:rPr>
          <w:rFonts w:ascii="MetaNormalLF-Roman" w:hAnsi="MetaNormalLF-Roman"/>
        </w:rPr>
        <w:t>tifikatoren für die Zusammenführung verwendet sowie z</w:t>
      </w:r>
      <w:r w:rsidR="00A711FD" w:rsidRPr="0078391F">
        <w:rPr>
          <w:rFonts w:ascii="MetaNormalLF-Roman" w:hAnsi="MetaNormalLF-Roman"/>
        </w:rPr>
        <w:t xml:space="preserve">usätzliche </w:t>
      </w:r>
      <w:r w:rsidR="006D22A7" w:rsidRPr="0078391F">
        <w:rPr>
          <w:rFonts w:ascii="MetaNormalLF-Roman" w:hAnsi="MetaNormalLF-Roman"/>
        </w:rPr>
        <w:t xml:space="preserve">Schritte eingeführt. Die </w:t>
      </w:r>
      <w:r w:rsidR="00D8167D">
        <w:rPr>
          <w:rFonts w:ascii="MetaNormalLF-Roman" w:hAnsi="MetaNormalLF-Roman"/>
        </w:rPr>
        <w:t>wichtigste</w:t>
      </w:r>
      <w:r w:rsidR="00D8167D" w:rsidRPr="0078391F">
        <w:rPr>
          <w:rFonts w:ascii="MetaNormalLF-Roman" w:hAnsi="MetaNormalLF-Roman"/>
        </w:rPr>
        <w:t xml:space="preserve"> </w:t>
      </w:r>
      <w:r w:rsidR="006D22A7" w:rsidRPr="0078391F">
        <w:rPr>
          <w:rFonts w:ascii="MetaNormalLF-Roman" w:hAnsi="MetaNormalLF-Roman"/>
        </w:rPr>
        <w:t xml:space="preserve">Neuerung ist, dass </w:t>
      </w:r>
      <w:r w:rsidR="00831041" w:rsidRPr="0078391F">
        <w:rPr>
          <w:rFonts w:ascii="MetaNormalLF-Roman" w:hAnsi="MetaNormalLF-Roman"/>
        </w:rPr>
        <w:t>die Steuernummer im Zeitverlauf zusammengeführt</w:t>
      </w:r>
      <w:r w:rsidR="00842C6C" w:rsidRPr="0078391F">
        <w:rPr>
          <w:rFonts w:ascii="MetaNormalLF-Roman" w:hAnsi="MetaNormalLF-Roman"/>
        </w:rPr>
        <w:t xml:space="preserve"> wird</w:t>
      </w:r>
      <w:r w:rsidR="00831041" w:rsidRPr="0078391F">
        <w:rPr>
          <w:rFonts w:ascii="MetaNormalLF-Roman" w:hAnsi="MetaNormalLF-Roman"/>
        </w:rPr>
        <w:t>, sodass ein Paneldatensatz entsteht.</w:t>
      </w:r>
      <w:r w:rsidR="006D22A7" w:rsidRPr="0078391F">
        <w:rPr>
          <w:rFonts w:ascii="MetaNormalLF-Roman" w:hAnsi="MetaNormalLF-Roman"/>
        </w:rPr>
        <w:t xml:space="preserve"> Weiterhin </w:t>
      </w:r>
      <w:r w:rsidR="00D2655A">
        <w:rPr>
          <w:rFonts w:ascii="MetaNormalLF-Roman" w:hAnsi="MetaNormalLF-Roman"/>
        </w:rPr>
        <w:t xml:space="preserve">enthält das </w:t>
      </w:r>
      <w:r w:rsidR="00141D6A">
        <w:rPr>
          <w:rFonts w:ascii="MetaNormalLF-Roman" w:hAnsi="MetaNormalLF-Roman"/>
        </w:rPr>
        <w:t>Business-Tax-</w:t>
      </w:r>
      <w:r w:rsidR="00D2655A">
        <w:rPr>
          <w:rFonts w:ascii="MetaNormalLF-Roman" w:hAnsi="MetaNormalLF-Roman"/>
        </w:rPr>
        <w:t xml:space="preserve">Panel </w:t>
      </w:r>
      <w:r w:rsidR="006D22A7" w:rsidRPr="0078391F">
        <w:rPr>
          <w:rFonts w:ascii="MetaNormalLF-Roman" w:hAnsi="MetaNormalLF-Roman"/>
        </w:rPr>
        <w:t>zusätzlich</w:t>
      </w:r>
      <w:r w:rsidR="00FD373E">
        <w:rPr>
          <w:rFonts w:ascii="MetaNormalLF-Roman" w:hAnsi="MetaNormalLF-Roman"/>
        </w:rPr>
        <w:t>e</w:t>
      </w:r>
      <w:r w:rsidR="002B4DFF">
        <w:rPr>
          <w:rFonts w:ascii="MetaNormalLF-Roman" w:hAnsi="MetaNormalLF-Roman"/>
        </w:rPr>
        <w:t xml:space="preserve"> Angaben</w:t>
      </w:r>
      <w:r w:rsidR="006D22A7" w:rsidRPr="0078391F">
        <w:rPr>
          <w:rFonts w:ascii="MetaNormalLF-Roman" w:hAnsi="MetaNormalLF-Roman"/>
        </w:rPr>
        <w:t xml:space="preserve"> </w:t>
      </w:r>
      <w:r w:rsidR="002B4DFF">
        <w:rPr>
          <w:rFonts w:ascii="MetaNormalLF-Roman" w:hAnsi="MetaNormalLF-Roman"/>
        </w:rPr>
        <w:t xml:space="preserve">aus der </w:t>
      </w:r>
      <w:r w:rsidR="006D22A7" w:rsidRPr="0078391F">
        <w:rPr>
          <w:rFonts w:ascii="MetaNormalLF-Roman" w:hAnsi="MetaNormalLF-Roman"/>
        </w:rPr>
        <w:t>Einnahmen</w:t>
      </w:r>
      <w:ins w:id="86" w:author="Kristiansen, Annette (H36)" w:date="2023-07-21T10:15:00Z">
        <w:r w:rsidR="002641D2">
          <w:rPr>
            <w:rFonts w:ascii="MetaNormalLF-Roman" w:hAnsi="MetaNormalLF-Roman"/>
          </w:rPr>
          <w:t>ü</w:t>
        </w:r>
      </w:ins>
      <w:del w:id="87" w:author="Kristiansen, Annette (H36)" w:date="2023-07-21T10:15:00Z">
        <w:r w:rsidR="006D22A7" w:rsidRPr="0078391F" w:rsidDel="002641D2">
          <w:rPr>
            <w:rFonts w:ascii="MetaNormalLF-Roman" w:hAnsi="MetaNormalLF-Roman"/>
          </w:rPr>
          <w:delText>-Ü</w:delText>
        </w:r>
      </w:del>
      <w:r w:rsidR="006D22A7" w:rsidRPr="0078391F">
        <w:rPr>
          <w:rFonts w:ascii="MetaNormalLF-Roman" w:hAnsi="MetaNormalLF-Roman"/>
        </w:rPr>
        <w:t>berschuss</w:t>
      </w:r>
      <w:del w:id="88" w:author="Kristiansen, Annette (H36)" w:date="2023-07-21T10:15:00Z">
        <w:r w:rsidR="006D22A7" w:rsidRPr="0078391F" w:rsidDel="002641D2">
          <w:rPr>
            <w:rFonts w:ascii="MetaNormalLF-Roman" w:hAnsi="MetaNormalLF-Roman"/>
          </w:rPr>
          <w:delText>-R</w:delText>
        </w:r>
      </w:del>
      <w:ins w:id="89" w:author="Kristiansen, Annette (H36)" w:date="2023-07-21T10:15:00Z">
        <w:r w:rsidR="002641D2">
          <w:rPr>
            <w:rFonts w:ascii="MetaNormalLF-Roman" w:hAnsi="MetaNormalLF-Roman"/>
          </w:rPr>
          <w:t>r</w:t>
        </w:r>
      </w:ins>
      <w:r w:rsidR="006D22A7" w:rsidRPr="0078391F">
        <w:rPr>
          <w:rFonts w:ascii="MetaNormalLF-Roman" w:hAnsi="MetaNormalLF-Roman"/>
        </w:rPr>
        <w:t xml:space="preserve">echnung und </w:t>
      </w:r>
      <w:r w:rsidR="002B4DFF">
        <w:rPr>
          <w:rFonts w:ascii="MetaNormalLF-Roman" w:hAnsi="MetaNormalLF-Roman"/>
        </w:rPr>
        <w:t>einen erweiterten Merkmalskranz</w:t>
      </w:r>
      <w:r w:rsidR="009542E9">
        <w:rPr>
          <w:rFonts w:ascii="MetaNormalLF-Roman" w:hAnsi="MetaNormalLF-Roman"/>
        </w:rPr>
        <w:t xml:space="preserve"> aus</w:t>
      </w:r>
      <w:r w:rsidR="002B4DFF">
        <w:rPr>
          <w:rFonts w:ascii="MetaNormalLF-Roman" w:hAnsi="MetaNormalLF-Roman"/>
        </w:rPr>
        <w:t xml:space="preserve"> dem </w:t>
      </w:r>
      <w:r w:rsidR="00DA4DA8">
        <w:rPr>
          <w:rFonts w:ascii="MetaNormalLF-Roman" w:hAnsi="MetaNormalLF-Roman"/>
        </w:rPr>
        <w:t>statistischen Unternehmensregister</w:t>
      </w:r>
      <w:r w:rsidR="006D22A7" w:rsidRPr="0078391F">
        <w:rPr>
          <w:rFonts w:ascii="MetaNormalLF-Roman" w:hAnsi="MetaNormalLF-Roman"/>
        </w:rPr>
        <w:t xml:space="preserve">. </w:t>
      </w:r>
      <w:r w:rsidR="00A711FD" w:rsidRPr="0078391F">
        <w:rPr>
          <w:rFonts w:ascii="MetaNormalLF-Roman" w:hAnsi="MetaNormalLF-Roman"/>
        </w:rPr>
        <w:t xml:space="preserve">Insgesamt </w:t>
      </w:r>
      <w:r w:rsidR="00686A7F" w:rsidRPr="0078391F">
        <w:rPr>
          <w:rFonts w:ascii="MetaNormalLF-Roman" w:hAnsi="MetaNormalLF-Roman"/>
        </w:rPr>
        <w:t>erfolg</w:t>
      </w:r>
      <w:r w:rsidR="006D22A7" w:rsidRPr="0078391F">
        <w:rPr>
          <w:rFonts w:ascii="MetaNormalLF-Roman" w:hAnsi="MetaNormalLF-Roman"/>
        </w:rPr>
        <w:t xml:space="preserve">t die Panelerstellung </w:t>
      </w:r>
      <w:r w:rsidR="003C309E" w:rsidRPr="0078391F">
        <w:rPr>
          <w:rFonts w:ascii="MetaNormalLF-Roman" w:hAnsi="MetaNormalLF-Roman"/>
        </w:rPr>
        <w:t xml:space="preserve">in </w:t>
      </w:r>
      <w:r w:rsidR="00842C6C" w:rsidRPr="0078391F">
        <w:rPr>
          <w:rFonts w:ascii="MetaNormalLF-Roman" w:hAnsi="MetaNormalLF-Roman"/>
        </w:rPr>
        <w:t>drei</w:t>
      </w:r>
      <w:r w:rsidR="00A711FD" w:rsidRPr="0078391F">
        <w:rPr>
          <w:rFonts w:ascii="MetaNormalLF-Roman" w:hAnsi="MetaNormalLF-Roman"/>
        </w:rPr>
        <w:t xml:space="preserve"> im </w:t>
      </w:r>
      <w:r w:rsidR="00686A7F" w:rsidRPr="0078391F">
        <w:rPr>
          <w:rFonts w:ascii="MetaNormalLF-Roman" w:hAnsi="MetaNormalLF-Roman"/>
        </w:rPr>
        <w:t>Folgenden</w:t>
      </w:r>
      <w:r w:rsidR="00A711FD" w:rsidRPr="0078391F">
        <w:rPr>
          <w:rFonts w:ascii="MetaNormalLF-Roman" w:hAnsi="MetaNormalLF-Roman"/>
        </w:rPr>
        <w:t xml:space="preserve"> erläuterten</w:t>
      </w:r>
      <w:r w:rsidR="007B7148" w:rsidRPr="007B7148">
        <w:rPr>
          <w:rFonts w:ascii="MetaNormalLF-Roman" w:hAnsi="MetaNormalLF-Roman"/>
        </w:rPr>
        <w:t xml:space="preserve"> </w:t>
      </w:r>
      <w:r w:rsidR="007B7148" w:rsidRPr="0078391F">
        <w:rPr>
          <w:rFonts w:ascii="MetaNormalLF-Roman" w:hAnsi="MetaNormalLF-Roman"/>
        </w:rPr>
        <w:t>Schritten</w:t>
      </w:r>
      <w:r w:rsidR="00A711FD" w:rsidRPr="0078391F">
        <w:rPr>
          <w:rFonts w:ascii="MetaNormalLF-Roman" w:hAnsi="MetaNormalLF-Roman"/>
        </w:rPr>
        <w:t>.</w:t>
      </w:r>
      <w:r w:rsidR="002A2D13" w:rsidRPr="0078391F">
        <w:rPr>
          <w:rFonts w:ascii="MetaNormalLF-Roman" w:hAnsi="MetaNormalLF-Roman"/>
        </w:rPr>
        <w:t xml:space="preserve"> Als Vergleich wird die Veränderung gegenüber dem </w:t>
      </w:r>
      <w:r w:rsidR="00000DDB" w:rsidRPr="0078391F">
        <w:rPr>
          <w:rFonts w:ascii="MetaNormalLF-Roman" w:hAnsi="MetaNormalLF-Roman"/>
        </w:rPr>
        <w:t xml:space="preserve">FDZ-Produkt </w:t>
      </w:r>
      <w:r w:rsidR="002A2D13" w:rsidRPr="0078391F">
        <w:rPr>
          <w:rFonts w:ascii="MetaNormalLF-Roman" w:hAnsi="MetaNormalLF-Roman"/>
        </w:rPr>
        <w:t>GKUPV</w:t>
      </w:r>
      <w:r w:rsidR="00000DDB" w:rsidRPr="0078391F">
        <w:rPr>
          <w:rFonts w:ascii="MetaNormalLF-Roman" w:hAnsi="MetaNormalLF-Roman"/>
        </w:rPr>
        <w:t xml:space="preserve"> </w:t>
      </w:r>
      <w:r w:rsidR="002A2D13" w:rsidRPr="0078391F">
        <w:rPr>
          <w:rFonts w:ascii="MetaNormalLF-Roman" w:hAnsi="MetaNormalLF-Roman"/>
        </w:rPr>
        <w:t>herangezogen.</w:t>
      </w:r>
    </w:p>
    <w:p w14:paraId="70BFC5DB" w14:textId="19062011" w:rsidR="00B510DD" w:rsidRPr="0078391F" w:rsidRDefault="0093327F" w:rsidP="008A598B">
      <w:pPr>
        <w:spacing w:after="120" w:line="360" w:lineRule="auto"/>
        <w:jc w:val="both"/>
        <w:rPr>
          <w:rFonts w:ascii="MetaNormalLF-Roman" w:hAnsi="MetaNormalLF-Roman"/>
        </w:rPr>
      </w:pPr>
      <w:r w:rsidRPr="0078391F">
        <w:rPr>
          <w:rFonts w:ascii="MetaNormalLF-Roman" w:hAnsi="MetaNormalLF-Roman"/>
        </w:rPr>
        <w:t>Im ersten Schritt werden die Umsatzsteuerstatistiken</w:t>
      </w:r>
      <w:r w:rsidR="00FF252D" w:rsidRPr="0078391F">
        <w:rPr>
          <w:rFonts w:ascii="MetaNormalLF-Roman" w:hAnsi="MetaNormalLF-Roman"/>
        </w:rPr>
        <w:t xml:space="preserve"> (Voranmeldung und Veranlagung)</w:t>
      </w:r>
      <w:r w:rsidR="00833D78" w:rsidRPr="0078391F">
        <w:rPr>
          <w:rFonts w:ascii="MetaNormalLF-Roman" w:hAnsi="MetaNormalLF-Roman"/>
        </w:rPr>
        <w:t>,</w:t>
      </w:r>
      <w:r w:rsidR="00AF5F15" w:rsidRPr="0078391F">
        <w:rPr>
          <w:rFonts w:ascii="MetaNormalLF-Roman" w:hAnsi="MetaNormalLF-Roman"/>
        </w:rPr>
        <w:t xml:space="preserve"> </w:t>
      </w:r>
      <w:r w:rsidRPr="0078391F">
        <w:rPr>
          <w:rFonts w:ascii="MetaNormalLF-Roman" w:hAnsi="MetaNormalLF-Roman"/>
        </w:rPr>
        <w:t xml:space="preserve">die </w:t>
      </w:r>
      <w:r w:rsidR="009E093F" w:rsidRPr="0078391F">
        <w:rPr>
          <w:rFonts w:ascii="MetaNormalLF-Roman" w:hAnsi="MetaNormalLF-Roman"/>
        </w:rPr>
        <w:t>Ertragst</w:t>
      </w:r>
      <w:r w:rsidR="006F7710" w:rsidRPr="0078391F">
        <w:rPr>
          <w:rFonts w:ascii="MetaNormalLF-Roman" w:hAnsi="MetaNormalLF-Roman"/>
        </w:rPr>
        <w:t>euern (</w:t>
      </w:r>
      <w:r w:rsidRPr="0078391F">
        <w:rPr>
          <w:rFonts w:ascii="MetaNormalLF-Roman" w:hAnsi="MetaNormalLF-Roman"/>
        </w:rPr>
        <w:t>Gewerbe-</w:t>
      </w:r>
      <w:r w:rsidR="00833D78" w:rsidRPr="0078391F">
        <w:rPr>
          <w:rFonts w:ascii="MetaNormalLF-Roman" w:hAnsi="MetaNormalLF-Roman"/>
        </w:rPr>
        <w:t xml:space="preserve"> und</w:t>
      </w:r>
      <w:r w:rsidRPr="0078391F">
        <w:rPr>
          <w:rFonts w:ascii="MetaNormalLF-Roman" w:hAnsi="MetaNormalLF-Roman"/>
        </w:rPr>
        <w:t xml:space="preserve"> Körperschaftsteuerstatistik</w:t>
      </w:r>
      <w:r w:rsidR="00141D6A">
        <w:rPr>
          <w:rFonts w:ascii="MetaNormalLF-Roman" w:hAnsi="MetaNormalLF-Roman"/>
        </w:rPr>
        <w:t>)</w:t>
      </w:r>
      <w:r w:rsidRPr="0078391F">
        <w:rPr>
          <w:rFonts w:ascii="MetaNormalLF-Roman" w:hAnsi="MetaNormalLF-Roman"/>
        </w:rPr>
        <w:t xml:space="preserve"> </w:t>
      </w:r>
      <w:r w:rsidR="00833D78" w:rsidRPr="0078391F">
        <w:rPr>
          <w:rFonts w:ascii="MetaNormalLF-Roman" w:hAnsi="MetaNormalLF-Roman"/>
        </w:rPr>
        <w:t xml:space="preserve">sowie die </w:t>
      </w:r>
      <w:r w:rsidR="00CA6CAF" w:rsidRPr="0078391F">
        <w:rPr>
          <w:rFonts w:ascii="MetaNormalLF-Roman" w:hAnsi="MetaNormalLF-Roman"/>
        </w:rPr>
        <w:t>Statistik über die Personen</w:t>
      </w:r>
      <w:r w:rsidRPr="0078391F">
        <w:rPr>
          <w:rFonts w:ascii="MetaNormalLF-Roman" w:hAnsi="MetaNormalLF-Roman"/>
        </w:rPr>
        <w:t xml:space="preserve">gesellschaften und Gemeinschaften </w:t>
      </w:r>
      <w:r w:rsidR="00FF252D" w:rsidRPr="0078391F">
        <w:rPr>
          <w:rFonts w:ascii="MetaNormalLF-Roman" w:hAnsi="MetaNormalLF-Roman"/>
        </w:rPr>
        <w:t xml:space="preserve">jeweils </w:t>
      </w:r>
      <w:r w:rsidRPr="0078391F">
        <w:rPr>
          <w:rFonts w:ascii="MetaNormalLF-Roman" w:hAnsi="MetaNormalLF-Roman"/>
        </w:rPr>
        <w:t>über die aktuelle und alte Steuernummer</w:t>
      </w:r>
      <w:r w:rsidR="00B510DD" w:rsidRPr="0078391F">
        <w:rPr>
          <w:rFonts w:ascii="MetaNormalLF-Roman" w:hAnsi="MetaNormalLF-Roman"/>
        </w:rPr>
        <w:t xml:space="preserve"> </w:t>
      </w:r>
      <w:r w:rsidRPr="0078391F">
        <w:rPr>
          <w:rFonts w:ascii="MetaNormalLF-Roman" w:hAnsi="MetaNormalLF-Roman"/>
        </w:rPr>
        <w:t>zusammengeführt. D</w:t>
      </w:r>
      <w:r w:rsidR="00FC305B">
        <w:rPr>
          <w:rFonts w:ascii="MetaNormalLF-Roman" w:hAnsi="MetaNormalLF-Roman"/>
        </w:rPr>
        <w:t>ieses Vorgehen stellt</w:t>
      </w:r>
      <w:r w:rsidRPr="0078391F">
        <w:rPr>
          <w:rFonts w:ascii="MetaNormalLF-Roman" w:hAnsi="MetaNormalLF-Roman"/>
        </w:rPr>
        <w:t xml:space="preserve"> sicher, dass möglichst viele Einheiten aus der Umsatzsteuer</w:t>
      </w:r>
      <w:r w:rsidR="00833D78" w:rsidRPr="0078391F">
        <w:rPr>
          <w:rFonts w:ascii="MetaNormalLF-Roman" w:hAnsi="MetaNormalLF-Roman"/>
        </w:rPr>
        <w:t>-</w:t>
      </w:r>
      <w:r w:rsidRPr="0078391F">
        <w:rPr>
          <w:rFonts w:ascii="MetaNormalLF-Roman" w:hAnsi="MetaNormalLF-Roman"/>
        </w:rPr>
        <w:t xml:space="preserve">Voranmeldung mit der entsprechenden </w:t>
      </w:r>
      <w:r w:rsidR="00CE524E" w:rsidRPr="0078391F">
        <w:rPr>
          <w:rFonts w:ascii="MetaNormalLF-Roman" w:hAnsi="MetaNormalLF-Roman"/>
        </w:rPr>
        <w:t>Umsatzsteuer</w:t>
      </w:r>
      <w:r w:rsidR="00CE524E">
        <w:rPr>
          <w:rFonts w:ascii="MetaNormalLF-Roman" w:hAnsi="MetaNormalLF-Roman"/>
        </w:rPr>
        <w:t>-</w:t>
      </w:r>
      <w:r w:rsidRPr="0078391F">
        <w:rPr>
          <w:rFonts w:ascii="MetaNormalLF-Roman" w:hAnsi="MetaNormalLF-Roman"/>
        </w:rPr>
        <w:t>Veranlagung zusammengeführt werden.</w:t>
      </w:r>
      <w:r w:rsidR="008319C2" w:rsidRPr="0078391F">
        <w:rPr>
          <w:rFonts w:ascii="MetaNormalLF-Roman" w:hAnsi="MetaNormalLF-Roman"/>
        </w:rPr>
        <w:t xml:space="preserve"> </w:t>
      </w:r>
      <w:r w:rsidR="00B510DD" w:rsidRPr="0078391F">
        <w:rPr>
          <w:rFonts w:ascii="MetaNormalLF-Roman" w:hAnsi="MetaNormalLF-Roman"/>
        </w:rPr>
        <w:t xml:space="preserve">Als nächstes werden die beiden </w:t>
      </w:r>
      <w:r w:rsidR="00C17E1B" w:rsidRPr="0078391F">
        <w:rPr>
          <w:rFonts w:ascii="MetaNormalLF-Roman" w:hAnsi="MetaNormalLF-Roman"/>
        </w:rPr>
        <w:t>nach Steuerart differenzierten</w:t>
      </w:r>
      <w:r w:rsidR="00FF252D" w:rsidRPr="0078391F">
        <w:rPr>
          <w:rFonts w:ascii="MetaNormalLF-Roman" w:hAnsi="MetaNormalLF-Roman"/>
        </w:rPr>
        <w:t xml:space="preserve"> </w:t>
      </w:r>
      <w:r w:rsidR="00B510DD" w:rsidRPr="0078391F">
        <w:rPr>
          <w:rFonts w:ascii="MetaNormalLF-Roman" w:hAnsi="MetaNormalLF-Roman"/>
        </w:rPr>
        <w:t xml:space="preserve">Datensätze ebenfalls über die Kombinationsmöglichkeiten der Steuernummern zusammengeführt. </w:t>
      </w:r>
      <w:r w:rsidR="00FC305B">
        <w:rPr>
          <w:rFonts w:ascii="MetaNormalLF-Roman" w:hAnsi="MetaNormalLF-Roman"/>
        </w:rPr>
        <w:t>Aus</w:t>
      </w:r>
      <w:r w:rsidR="00FC305B" w:rsidRPr="0078391F">
        <w:rPr>
          <w:rFonts w:ascii="MetaNormalLF-Roman" w:hAnsi="MetaNormalLF-Roman"/>
        </w:rPr>
        <w:t xml:space="preserve"> </w:t>
      </w:r>
      <w:r w:rsidR="00B510DD" w:rsidRPr="0078391F">
        <w:rPr>
          <w:rFonts w:ascii="MetaNormalLF-Roman" w:hAnsi="MetaNormalLF-Roman"/>
        </w:rPr>
        <w:t>diese</w:t>
      </w:r>
      <w:r w:rsidR="00FC305B">
        <w:rPr>
          <w:rFonts w:ascii="MetaNormalLF-Roman" w:hAnsi="MetaNormalLF-Roman"/>
        </w:rPr>
        <w:t>r</w:t>
      </w:r>
      <w:r w:rsidR="00B510DD" w:rsidRPr="0078391F">
        <w:rPr>
          <w:rFonts w:ascii="MetaNormalLF-Roman" w:hAnsi="MetaNormalLF-Roman"/>
        </w:rPr>
        <w:t xml:space="preserve"> Änderung </w:t>
      </w:r>
      <w:r w:rsidR="00FC305B">
        <w:rPr>
          <w:rFonts w:ascii="MetaNormalLF-Roman" w:hAnsi="MetaNormalLF-Roman"/>
        </w:rPr>
        <w:t>resultiert</w:t>
      </w:r>
      <w:r w:rsidR="00FC305B" w:rsidRPr="0078391F">
        <w:rPr>
          <w:rFonts w:ascii="MetaNormalLF-Roman" w:hAnsi="MetaNormalLF-Roman"/>
        </w:rPr>
        <w:t xml:space="preserve"> </w:t>
      </w:r>
      <w:r w:rsidR="00B510DD" w:rsidRPr="0078391F">
        <w:rPr>
          <w:rFonts w:ascii="MetaNormalLF-Roman" w:hAnsi="MetaNormalLF-Roman"/>
        </w:rPr>
        <w:t>eine erste Verbesserung</w:t>
      </w:r>
      <w:r w:rsidR="00833D78" w:rsidRPr="0078391F">
        <w:rPr>
          <w:rFonts w:ascii="MetaNormalLF-Roman" w:hAnsi="MetaNormalLF-Roman"/>
        </w:rPr>
        <w:t>.</w:t>
      </w:r>
      <w:r w:rsidR="00B510DD" w:rsidRPr="0078391F">
        <w:rPr>
          <w:rFonts w:ascii="MetaNormalLF-Roman" w:hAnsi="MetaNormalLF-Roman"/>
        </w:rPr>
        <w:t xml:space="preserve"> </w:t>
      </w:r>
      <w:r w:rsidR="00833D78" w:rsidRPr="0078391F">
        <w:rPr>
          <w:rFonts w:ascii="MetaNormalLF-Roman" w:hAnsi="MetaNormalLF-Roman"/>
        </w:rPr>
        <w:t xml:space="preserve">Jährlich </w:t>
      </w:r>
      <w:r w:rsidR="00C17E1B" w:rsidRPr="0078391F">
        <w:rPr>
          <w:rFonts w:ascii="MetaNormalLF-Roman" w:hAnsi="MetaNormalLF-Roman"/>
        </w:rPr>
        <w:t>werden</w:t>
      </w:r>
      <w:r w:rsidR="006A7CF4">
        <w:rPr>
          <w:rFonts w:ascii="MetaNormalLF-Roman" w:hAnsi="MetaNormalLF-Roman"/>
        </w:rPr>
        <w:t xml:space="preserve"> </w:t>
      </w:r>
      <w:r w:rsidR="00D85171">
        <w:rPr>
          <w:rFonts w:ascii="MetaNormalLF-Roman" w:hAnsi="MetaNormalLF-Roman"/>
        </w:rPr>
        <w:t>etwa</w:t>
      </w:r>
      <w:r w:rsidR="006A7CF4">
        <w:rPr>
          <w:rFonts w:ascii="MetaNormalLF-Roman" w:hAnsi="MetaNormalLF-Roman"/>
        </w:rPr>
        <w:t xml:space="preserve"> 50 </w:t>
      </w:r>
      <w:r w:rsidR="00B510DD" w:rsidRPr="0078391F">
        <w:rPr>
          <w:rFonts w:ascii="MetaNormalLF-Roman" w:hAnsi="MetaNormalLF-Roman"/>
        </w:rPr>
        <w:t>000 Einheiten zusätzlich aus der Umsatzste</w:t>
      </w:r>
      <w:r w:rsidR="00AF5F15" w:rsidRPr="0078391F">
        <w:rPr>
          <w:rFonts w:ascii="MetaNormalLF-Roman" w:hAnsi="MetaNormalLF-Roman"/>
        </w:rPr>
        <w:t>uer-</w:t>
      </w:r>
      <w:r w:rsidR="00B510DD" w:rsidRPr="0078391F">
        <w:rPr>
          <w:rFonts w:ascii="MetaNormalLF-Roman" w:hAnsi="MetaNormalLF-Roman"/>
        </w:rPr>
        <w:t xml:space="preserve">Voranmeldung zu </w:t>
      </w:r>
      <w:r w:rsidR="00C17E1B" w:rsidRPr="0078391F">
        <w:rPr>
          <w:rFonts w:ascii="MetaNormalLF-Roman" w:hAnsi="MetaNormalLF-Roman"/>
        </w:rPr>
        <w:t xml:space="preserve">der jeweiligen </w:t>
      </w:r>
      <w:r w:rsidR="00CE524E" w:rsidRPr="0078391F">
        <w:rPr>
          <w:rFonts w:ascii="MetaNormalLF-Roman" w:hAnsi="MetaNormalLF-Roman"/>
        </w:rPr>
        <w:t>Umsatzsteuer</w:t>
      </w:r>
      <w:r w:rsidR="00CE524E">
        <w:rPr>
          <w:rFonts w:ascii="MetaNormalLF-Roman" w:hAnsi="MetaNormalLF-Roman"/>
        </w:rPr>
        <w:t>-</w:t>
      </w:r>
      <w:r w:rsidR="00B510DD" w:rsidRPr="0078391F">
        <w:rPr>
          <w:rFonts w:ascii="MetaNormalLF-Roman" w:hAnsi="MetaNormalLF-Roman"/>
        </w:rPr>
        <w:t>Veranlagung zugeordnet.</w:t>
      </w:r>
      <w:r w:rsidR="00907AB6" w:rsidRPr="0078391F">
        <w:rPr>
          <w:rFonts w:ascii="MetaNormalLF-Roman" w:hAnsi="MetaNormalLF-Roman"/>
        </w:rPr>
        <w:t xml:space="preserve"> </w:t>
      </w:r>
    </w:p>
    <w:p w14:paraId="57DD7B2E" w14:textId="16CD8030" w:rsidR="00907AB6" w:rsidRPr="0078391F" w:rsidRDefault="00833D78" w:rsidP="008A598B">
      <w:pPr>
        <w:spacing w:after="120" w:line="360" w:lineRule="auto"/>
        <w:jc w:val="both"/>
        <w:rPr>
          <w:rFonts w:ascii="MetaNormalLF-Roman" w:hAnsi="MetaNormalLF-Roman"/>
        </w:rPr>
      </w:pPr>
      <w:r w:rsidRPr="0078391F">
        <w:rPr>
          <w:rFonts w:ascii="MetaNormalLF-Roman" w:hAnsi="MetaNormalLF-Roman"/>
        </w:rPr>
        <w:t xml:space="preserve">Die aktuelle Steuernummer dient auch dazu, </w:t>
      </w:r>
      <w:r w:rsidR="00907AB6" w:rsidRPr="00FC305B">
        <w:rPr>
          <w:rFonts w:ascii="MetaNormalLF-Roman" w:hAnsi="MetaNormalLF-Roman"/>
        </w:rPr>
        <w:t xml:space="preserve">das </w:t>
      </w:r>
      <w:r w:rsidR="00FC305B">
        <w:rPr>
          <w:rFonts w:ascii="MetaNormalLF-Roman" w:hAnsi="MetaNormalLF-Roman"/>
        </w:rPr>
        <w:t>statistische Unternehmensregister</w:t>
      </w:r>
      <w:r w:rsidR="00FC305B" w:rsidRPr="0078391F">
        <w:rPr>
          <w:rFonts w:ascii="MetaNormalLF-Roman" w:hAnsi="MetaNormalLF-Roman"/>
        </w:rPr>
        <w:t xml:space="preserve"> </w:t>
      </w:r>
      <w:r w:rsidRPr="0078391F">
        <w:rPr>
          <w:rFonts w:ascii="MetaNormalLF-Roman" w:hAnsi="MetaNormalLF-Roman"/>
        </w:rPr>
        <w:t xml:space="preserve">sowohl an die </w:t>
      </w:r>
      <w:r w:rsidR="00907AB6" w:rsidRPr="0078391F">
        <w:rPr>
          <w:rFonts w:ascii="MetaNormalLF-Roman" w:hAnsi="MetaNormalLF-Roman"/>
        </w:rPr>
        <w:t>Umsatzsteuer</w:t>
      </w:r>
      <w:r w:rsidRPr="0078391F">
        <w:rPr>
          <w:rFonts w:ascii="MetaNormalLF-Roman" w:hAnsi="MetaNormalLF-Roman"/>
        </w:rPr>
        <w:t>-</w:t>
      </w:r>
      <w:r w:rsidR="00907AB6" w:rsidRPr="0078391F">
        <w:rPr>
          <w:rFonts w:ascii="MetaNormalLF-Roman" w:hAnsi="MetaNormalLF-Roman"/>
        </w:rPr>
        <w:t xml:space="preserve">Voranmeldung </w:t>
      </w:r>
      <w:r w:rsidRPr="0078391F">
        <w:rPr>
          <w:rFonts w:ascii="MetaNormalLF-Roman" w:hAnsi="MetaNormalLF-Roman"/>
        </w:rPr>
        <w:t xml:space="preserve">als auch </w:t>
      </w:r>
      <w:r w:rsidR="00907AB6" w:rsidRPr="0078391F">
        <w:rPr>
          <w:rFonts w:ascii="MetaNormalLF-Roman" w:hAnsi="MetaNormalLF-Roman"/>
        </w:rPr>
        <w:t xml:space="preserve">in einem nächsten Schritt an die </w:t>
      </w:r>
      <w:r w:rsidR="00AF5F15" w:rsidRPr="0078391F">
        <w:rPr>
          <w:rFonts w:ascii="MetaNormalLF-Roman" w:hAnsi="MetaNormalLF-Roman"/>
        </w:rPr>
        <w:t>Umsatzsteuer-</w:t>
      </w:r>
      <w:r w:rsidR="00907AB6" w:rsidRPr="0078391F">
        <w:rPr>
          <w:rFonts w:ascii="MetaNormalLF-Roman" w:hAnsi="MetaNormalLF-Roman"/>
        </w:rPr>
        <w:t>Veranlagung</w:t>
      </w:r>
      <w:r w:rsidR="00FF252D" w:rsidRPr="0078391F">
        <w:rPr>
          <w:rFonts w:ascii="MetaNormalLF-Roman" w:hAnsi="MetaNormalLF-Roman"/>
        </w:rPr>
        <w:t xml:space="preserve"> </w:t>
      </w:r>
      <w:r w:rsidRPr="00FC305B">
        <w:rPr>
          <w:rFonts w:ascii="MetaNormalLF-Roman" w:hAnsi="MetaNormalLF-Roman"/>
        </w:rPr>
        <w:t>zu spielen</w:t>
      </w:r>
      <w:r w:rsidR="00907AB6" w:rsidRPr="0078391F">
        <w:rPr>
          <w:rFonts w:ascii="MetaNormalLF-Roman" w:hAnsi="MetaNormalLF-Roman"/>
        </w:rPr>
        <w:t>.</w:t>
      </w:r>
      <w:r w:rsidR="009031D8" w:rsidRPr="0078391F">
        <w:rPr>
          <w:rFonts w:ascii="MetaNormalLF-Roman" w:hAnsi="MetaNormalLF-Roman"/>
        </w:rPr>
        <w:t xml:space="preserve"> </w:t>
      </w:r>
      <w:r w:rsidR="00C17E1B" w:rsidRPr="0078391F">
        <w:rPr>
          <w:rFonts w:ascii="MetaNormalLF-Roman" w:hAnsi="MetaNormalLF-Roman"/>
        </w:rPr>
        <w:t xml:space="preserve">Bevor ein direktes Zusammenspielen erfolgen kann, wird die aktuelle Steuernummer aus dem </w:t>
      </w:r>
      <w:r w:rsidR="00FC305B">
        <w:rPr>
          <w:rFonts w:ascii="MetaNormalLF-Roman" w:hAnsi="MetaNormalLF-Roman"/>
        </w:rPr>
        <w:t>statistischen Unternehmensregister</w:t>
      </w:r>
      <w:r w:rsidR="00FC305B" w:rsidRPr="0078391F">
        <w:rPr>
          <w:rFonts w:ascii="MetaNormalLF-Roman" w:hAnsi="MetaNormalLF-Roman"/>
        </w:rPr>
        <w:t xml:space="preserve"> </w:t>
      </w:r>
      <w:r w:rsidR="00C17E1B" w:rsidRPr="0078391F">
        <w:rPr>
          <w:rFonts w:ascii="MetaNormalLF-Roman" w:hAnsi="MetaNormalLF-Roman"/>
        </w:rPr>
        <w:t>um doppelte Steuernummern bereinigt. Hilfsmerkmale</w:t>
      </w:r>
      <w:r w:rsidR="00A73143">
        <w:rPr>
          <w:rFonts w:ascii="MetaNormalLF-Roman" w:hAnsi="MetaNormalLF-Roman"/>
        </w:rPr>
        <w:t xml:space="preserve"> –</w:t>
      </w:r>
      <w:r w:rsidR="005D3B4B">
        <w:rPr>
          <w:rFonts w:ascii="MetaNormalLF-Roman" w:hAnsi="MetaNormalLF-Roman"/>
        </w:rPr>
        <w:t xml:space="preserve"> wie Gründungs-</w:t>
      </w:r>
      <w:r w:rsidR="00C17E1B" w:rsidRPr="0078391F">
        <w:rPr>
          <w:rFonts w:ascii="MetaNormalLF-Roman" w:hAnsi="MetaNormalLF-Roman"/>
        </w:rPr>
        <w:t xml:space="preserve">, Schließungsdatum, steuerbarer Umsatz und </w:t>
      </w:r>
      <w:proofErr w:type="spellStart"/>
      <w:r w:rsidR="00C17E1B" w:rsidRPr="0078391F">
        <w:rPr>
          <w:rFonts w:ascii="MetaNormalLF-Roman" w:hAnsi="MetaNormalLF-Roman"/>
        </w:rPr>
        <w:t>Organschaftsverhältnis</w:t>
      </w:r>
      <w:proofErr w:type="spellEnd"/>
      <w:r w:rsidR="00A73143">
        <w:rPr>
          <w:rFonts w:ascii="MetaNormalLF-Roman" w:hAnsi="MetaNormalLF-Roman"/>
        </w:rPr>
        <w:t xml:space="preserve"> –</w:t>
      </w:r>
      <w:r w:rsidR="00C17E1B" w:rsidRPr="0078391F">
        <w:rPr>
          <w:rFonts w:ascii="MetaNormalLF-Roman" w:hAnsi="MetaNormalLF-Roman"/>
        </w:rPr>
        <w:t xml:space="preserve"> </w:t>
      </w:r>
      <w:r w:rsidRPr="0078391F">
        <w:rPr>
          <w:rFonts w:ascii="MetaNormalLF-Roman" w:hAnsi="MetaNormalLF-Roman"/>
        </w:rPr>
        <w:t xml:space="preserve">ermöglichen hierbei zu </w:t>
      </w:r>
      <w:r w:rsidR="00C17E1B" w:rsidRPr="0078391F">
        <w:rPr>
          <w:rFonts w:ascii="MetaNormalLF-Roman" w:hAnsi="MetaNormalLF-Roman"/>
        </w:rPr>
        <w:t>entscheiden</w:t>
      </w:r>
      <w:r w:rsidRPr="0078391F">
        <w:rPr>
          <w:rFonts w:ascii="MetaNormalLF-Roman" w:hAnsi="MetaNormalLF-Roman"/>
        </w:rPr>
        <w:t>,</w:t>
      </w:r>
      <w:r w:rsidR="00C17E1B" w:rsidRPr="0078391F">
        <w:rPr>
          <w:rFonts w:ascii="MetaNormalLF-Roman" w:hAnsi="MetaNormalLF-Roman"/>
        </w:rPr>
        <w:t xml:space="preserve"> welche Einheit aus dem </w:t>
      </w:r>
      <w:r w:rsidR="00FC305B">
        <w:rPr>
          <w:rFonts w:ascii="MetaNormalLF-Roman" w:hAnsi="MetaNormalLF-Roman"/>
        </w:rPr>
        <w:t>statistischen Unternehmensregister</w:t>
      </w:r>
      <w:r w:rsidR="00FC305B" w:rsidRPr="0078391F">
        <w:rPr>
          <w:rFonts w:ascii="MetaNormalLF-Roman" w:hAnsi="MetaNormalLF-Roman"/>
        </w:rPr>
        <w:t xml:space="preserve"> </w:t>
      </w:r>
      <w:r w:rsidR="00C17E1B" w:rsidRPr="0078391F">
        <w:rPr>
          <w:rFonts w:ascii="MetaNormalLF-Roman" w:hAnsi="MetaNormalLF-Roman"/>
        </w:rPr>
        <w:t xml:space="preserve">über die Steuernummer an </w:t>
      </w:r>
      <w:r w:rsidR="009155F5" w:rsidRPr="0078391F">
        <w:rPr>
          <w:rFonts w:ascii="MetaNormalLF-Roman" w:hAnsi="MetaNormalLF-Roman"/>
        </w:rPr>
        <w:t xml:space="preserve">die Daten </w:t>
      </w:r>
      <w:r w:rsidR="00C17E1B" w:rsidRPr="0078391F">
        <w:rPr>
          <w:rFonts w:ascii="MetaNormalLF-Roman" w:hAnsi="MetaNormalLF-Roman"/>
        </w:rPr>
        <w:t>der Umsatzste</w:t>
      </w:r>
      <w:r w:rsidR="00AA618B">
        <w:rPr>
          <w:rFonts w:ascii="MetaNormalLF-Roman" w:hAnsi="MetaNormalLF-Roman"/>
        </w:rPr>
        <w:t>uerstatistiken</w:t>
      </w:r>
      <w:r w:rsidR="00C17E1B" w:rsidRPr="0078391F">
        <w:rPr>
          <w:rFonts w:ascii="MetaNormalLF-Roman" w:hAnsi="MetaNormalLF-Roman"/>
        </w:rPr>
        <w:t xml:space="preserve"> </w:t>
      </w:r>
      <w:r w:rsidR="00C17E1B" w:rsidRPr="00FC305B">
        <w:rPr>
          <w:rFonts w:ascii="MetaNormalLF-Roman" w:hAnsi="MetaNormalLF-Roman"/>
        </w:rPr>
        <w:t>angespielt</w:t>
      </w:r>
      <w:r w:rsidR="00C17E1B" w:rsidRPr="0078391F">
        <w:rPr>
          <w:rFonts w:ascii="MetaNormalLF-Roman" w:hAnsi="MetaNormalLF-Roman"/>
        </w:rPr>
        <w:t xml:space="preserve"> </w:t>
      </w:r>
      <w:r w:rsidRPr="0078391F">
        <w:rPr>
          <w:rFonts w:ascii="MetaNormalLF-Roman" w:hAnsi="MetaNormalLF-Roman"/>
        </w:rPr>
        <w:t xml:space="preserve">werden </w:t>
      </w:r>
      <w:r w:rsidR="001328B6" w:rsidRPr="0078391F">
        <w:rPr>
          <w:rFonts w:ascii="MetaNormalLF-Roman" w:hAnsi="MetaNormalLF-Roman"/>
        </w:rPr>
        <w:t>kann</w:t>
      </w:r>
      <w:r w:rsidR="00C17E1B" w:rsidRPr="0078391F">
        <w:rPr>
          <w:rFonts w:ascii="MetaNormalLF-Roman" w:hAnsi="MetaNormalLF-Roman"/>
        </w:rPr>
        <w:t xml:space="preserve">. </w:t>
      </w:r>
      <w:r w:rsidR="009031D8" w:rsidRPr="0078391F">
        <w:rPr>
          <w:rFonts w:ascii="MetaNormalLF-Roman" w:hAnsi="MetaNormalLF-Roman"/>
        </w:rPr>
        <w:t>Einheiten</w:t>
      </w:r>
      <w:r w:rsidRPr="0078391F">
        <w:rPr>
          <w:rFonts w:ascii="MetaNormalLF-Roman" w:hAnsi="MetaNormalLF-Roman"/>
        </w:rPr>
        <w:t>,</w:t>
      </w:r>
      <w:r w:rsidR="009031D8" w:rsidRPr="0078391F">
        <w:rPr>
          <w:rFonts w:ascii="MetaNormalLF-Roman" w:hAnsi="MetaNormalLF-Roman"/>
        </w:rPr>
        <w:t xml:space="preserve"> die nur im </w:t>
      </w:r>
      <w:r w:rsidR="00FC305B">
        <w:rPr>
          <w:rFonts w:ascii="MetaNormalLF-Roman" w:hAnsi="MetaNormalLF-Roman"/>
        </w:rPr>
        <w:t xml:space="preserve">statistischen </w:t>
      </w:r>
      <w:r w:rsidR="00FC305B">
        <w:rPr>
          <w:rFonts w:ascii="MetaNormalLF-Roman" w:hAnsi="MetaNormalLF-Roman"/>
        </w:rPr>
        <w:lastRenderedPageBreak/>
        <w:t>Unternehmensregister</w:t>
      </w:r>
      <w:r w:rsidR="009031D8" w:rsidRPr="0078391F">
        <w:rPr>
          <w:rFonts w:ascii="MetaNormalLF-Roman" w:hAnsi="MetaNormalLF-Roman"/>
        </w:rPr>
        <w:t xml:space="preserve">, </w:t>
      </w:r>
      <w:r w:rsidR="00835FE8" w:rsidRPr="0078391F">
        <w:rPr>
          <w:rFonts w:ascii="MetaNormalLF-Roman" w:hAnsi="MetaNormalLF-Roman"/>
        </w:rPr>
        <w:t xml:space="preserve">aber </w:t>
      </w:r>
      <w:r w:rsidR="009031D8" w:rsidRPr="0078391F">
        <w:rPr>
          <w:rFonts w:ascii="MetaNormalLF-Roman" w:hAnsi="MetaNormalLF-Roman"/>
        </w:rPr>
        <w:t>nicht in den Umsatzsteuerstatistiken vorliegen</w:t>
      </w:r>
      <w:r w:rsidR="00E11D65">
        <w:rPr>
          <w:rFonts w:ascii="MetaNormalLF-Roman" w:hAnsi="MetaNormalLF-Roman"/>
        </w:rPr>
        <w:t xml:space="preserve"> und somit auch nicht an das Panel angespielt wurden</w:t>
      </w:r>
      <w:r w:rsidRPr="0078391F">
        <w:rPr>
          <w:rFonts w:ascii="MetaNormalLF-Roman" w:hAnsi="MetaNormalLF-Roman"/>
        </w:rPr>
        <w:t>,</w:t>
      </w:r>
      <w:r w:rsidR="009031D8" w:rsidRPr="0078391F">
        <w:rPr>
          <w:rFonts w:ascii="MetaNormalLF-Roman" w:hAnsi="MetaNormalLF-Roman"/>
        </w:rPr>
        <w:t xml:space="preserve"> </w:t>
      </w:r>
      <w:r w:rsidR="00AA618B">
        <w:rPr>
          <w:rFonts w:ascii="MetaNormalLF-Roman" w:hAnsi="MetaNormalLF-Roman"/>
        </w:rPr>
        <w:t>werden nicht aufgenommen</w:t>
      </w:r>
      <w:r w:rsidR="00AF5F15" w:rsidRPr="0078391F">
        <w:rPr>
          <w:rFonts w:ascii="MetaNormalLF-Roman" w:hAnsi="MetaNormalLF-Roman"/>
        </w:rPr>
        <w:t>.</w:t>
      </w:r>
    </w:p>
    <w:p w14:paraId="12CC1B61" w14:textId="1CC38168" w:rsidR="00907AB6" w:rsidRPr="0078391F" w:rsidRDefault="00DD022B" w:rsidP="008A598B">
      <w:pPr>
        <w:spacing w:after="120" w:line="360" w:lineRule="auto"/>
        <w:jc w:val="both"/>
        <w:rPr>
          <w:rFonts w:ascii="MetaNormalLF-Roman" w:hAnsi="MetaNormalLF-Roman"/>
        </w:rPr>
      </w:pPr>
      <w:r w:rsidRPr="0078391F">
        <w:rPr>
          <w:rFonts w:ascii="MetaNormalLF-Roman" w:hAnsi="MetaNormalLF-Roman"/>
        </w:rPr>
        <w:t>A</w:t>
      </w:r>
      <w:r w:rsidR="009F6181">
        <w:rPr>
          <w:rFonts w:ascii="MetaNormalLF-Roman" w:hAnsi="MetaNormalLF-Roman"/>
        </w:rPr>
        <w:t>n</w:t>
      </w:r>
      <w:r w:rsidRPr="0078391F">
        <w:rPr>
          <w:rFonts w:ascii="MetaNormalLF-Roman" w:hAnsi="MetaNormalLF-Roman"/>
        </w:rPr>
        <w:t>schließend werden die Angaben der Einnahmen</w:t>
      </w:r>
      <w:del w:id="90" w:author="Kristiansen, Annette (H36)" w:date="2023-07-21T10:15:00Z">
        <w:r w:rsidRPr="0078391F" w:rsidDel="002641D2">
          <w:rPr>
            <w:rFonts w:ascii="MetaNormalLF-Roman" w:hAnsi="MetaNormalLF-Roman"/>
          </w:rPr>
          <w:delText>-Ü</w:delText>
        </w:r>
      </w:del>
      <w:ins w:id="91" w:author="Kristiansen, Annette (H36)" w:date="2023-07-21T10:15:00Z">
        <w:r w:rsidR="002641D2">
          <w:rPr>
            <w:rFonts w:ascii="MetaNormalLF-Roman" w:hAnsi="MetaNormalLF-Roman"/>
          </w:rPr>
          <w:t>ü</w:t>
        </w:r>
      </w:ins>
      <w:r w:rsidRPr="0078391F">
        <w:rPr>
          <w:rFonts w:ascii="MetaNormalLF-Roman" w:hAnsi="MetaNormalLF-Roman"/>
        </w:rPr>
        <w:t>berschuss</w:t>
      </w:r>
      <w:del w:id="92" w:author="Kristiansen, Annette (H36)" w:date="2023-07-21T10:15:00Z">
        <w:r w:rsidRPr="0078391F" w:rsidDel="002641D2">
          <w:rPr>
            <w:rFonts w:ascii="MetaNormalLF-Roman" w:hAnsi="MetaNormalLF-Roman"/>
          </w:rPr>
          <w:delText>-R</w:delText>
        </w:r>
      </w:del>
      <w:ins w:id="93" w:author="Kristiansen, Annette (H36)" w:date="2023-07-21T10:15:00Z">
        <w:r w:rsidR="002641D2">
          <w:rPr>
            <w:rFonts w:ascii="MetaNormalLF-Roman" w:hAnsi="MetaNormalLF-Roman"/>
          </w:rPr>
          <w:t>r</w:t>
        </w:r>
      </w:ins>
      <w:r w:rsidRPr="0078391F">
        <w:rPr>
          <w:rFonts w:ascii="MetaNormalLF-Roman" w:hAnsi="MetaNormalLF-Roman"/>
        </w:rPr>
        <w:t xml:space="preserve">echnung über die aktuelle Steuernummer an die jeweils aktuelle Steuernummer der Steuerstatistiken </w:t>
      </w:r>
      <w:r w:rsidRPr="00FC305B">
        <w:rPr>
          <w:rFonts w:ascii="MetaNormalLF-Roman" w:hAnsi="MetaNormalLF-Roman"/>
        </w:rPr>
        <w:t>angespielt</w:t>
      </w:r>
      <w:r w:rsidRPr="0078391F">
        <w:rPr>
          <w:rFonts w:ascii="MetaNormalLF-Roman" w:hAnsi="MetaNormalLF-Roman"/>
        </w:rPr>
        <w:t xml:space="preserve">. </w:t>
      </w:r>
      <w:commentRangeStart w:id="94"/>
      <w:r w:rsidR="00D85171" w:rsidRPr="00CF7AB9">
        <w:rPr>
          <w:rFonts w:ascii="MetaNormalLF-Roman" w:hAnsi="MetaNormalLF-Roman"/>
          <w:highlight w:val="yellow"/>
        </w:rPr>
        <w:t>Grafik</w:t>
      </w:r>
      <w:commentRangeEnd w:id="94"/>
      <w:r w:rsidR="00D85171" w:rsidRPr="00CF7AB9">
        <w:rPr>
          <w:rStyle w:val="Kommentarzeichen"/>
          <w:highlight w:val="yellow"/>
        </w:rPr>
        <w:commentReference w:id="94"/>
      </w:r>
      <w:r w:rsidR="00D85171" w:rsidRPr="00CF7AB9">
        <w:rPr>
          <w:rFonts w:ascii="MetaNormalLF-Roman" w:hAnsi="MetaNormalLF-Roman"/>
          <w:highlight w:val="yellow"/>
        </w:rPr>
        <w:t xml:space="preserve"> 1</w:t>
      </w:r>
    </w:p>
    <w:p w14:paraId="09C3B6B6" w14:textId="220B187C" w:rsidR="00193925" w:rsidRPr="0078391F" w:rsidRDefault="00375CA6" w:rsidP="008A598B">
      <w:pPr>
        <w:spacing w:before="120" w:after="120" w:line="360" w:lineRule="auto"/>
        <w:jc w:val="both"/>
        <w:rPr>
          <w:rFonts w:ascii="MetaNormalLF-Roman" w:hAnsi="MetaNormalLF-Roman"/>
        </w:rPr>
      </w:pPr>
      <w:r w:rsidRPr="0078391F">
        <w:rPr>
          <w:rFonts w:ascii="MetaNormalLF-Roman" w:hAnsi="MetaNormalLF-Roman"/>
        </w:rPr>
        <w:t>I</w:t>
      </w:r>
      <w:r w:rsidR="00AF5F15" w:rsidRPr="0078391F">
        <w:rPr>
          <w:rFonts w:ascii="MetaNormalLF-Roman" w:hAnsi="MetaNormalLF-Roman"/>
        </w:rPr>
        <w:t xml:space="preserve">m </w:t>
      </w:r>
      <w:r w:rsidR="00FC305B">
        <w:rPr>
          <w:rFonts w:ascii="MetaNormalLF-Roman" w:hAnsi="MetaNormalLF-Roman"/>
        </w:rPr>
        <w:t>zweiten</w:t>
      </w:r>
      <w:r w:rsidR="00FC305B" w:rsidRPr="0078391F">
        <w:rPr>
          <w:rFonts w:ascii="MetaNormalLF-Roman" w:hAnsi="MetaNormalLF-Roman"/>
        </w:rPr>
        <w:t xml:space="preserve"> </w:t>
      </w:r>
      <w:r w:rsidR="00AF5F15" w:rsidRPr="0078391F">
        <w:rPr>
          <w:rFonts w:ascii="MetaNormalLF-Roman" w:hAnsi="MetaNormalLF-Roman"/>
        </w:rPr>
        <w:t>Schritt</w:t>
      </w:r>
      <w:r w:rsidRPr="0078391F">
        <w:rPr>
          <w:rFonts w:ascii="MetaNormalLF-Roman" w:hAnsi="MetaNormalLF-Roman"/>
        </w:rPr>
        <w:t xml:space="preserve"> werden </w:t>
      </w:r>
      <w:r w:rsidR="00376A7C" w:rsidRPr="0078391F">
        <w:rPr>
          <w:rFonts w:ascii="MetaNormalLF-Roman" w:hAnsi="MetaNormalLF-Roman"/>
        </w:rPr>
        <w:t xml:space="preserve">weitere Angaben </w:t>
      </w:r>
      <w:r w:rsidR="00C6798C" w:rsidRPr="0078391F">
        <w:rPr>
          <w:rFonts w:ascii="MetaNormalLF-Roman" w:hAnsi="MetaNormalLF-Roman"/>
        </w:rPr>
        <w:t xml:space="preserve">des </w:t>
      </w:r>
      <w:r w:rsidR="00376A7C" w:rsidRPr="0078391F">
        <w:rPr>
          <w:rFonts w:ascii="MetaNormalLF-Roman" w:hAnsi="MetaNormalLF-Roman"/>
        </w:rPr>
        <w:t>Handelsregister</w:t>
      </w:r>
      <w:r w:rsidR="00C6798C" w:rsidRPr="0078391F">
        <w:rPr>
          <w:rFonts w:ascii="MetaNormalLF-Roman" w:hAnsi="MetaNormalLF-Roman"/>
        </w:rPr>
        <w:t>s</w:t>
      </w:r>
      <w:r w:rsidR="00376A7C" w:rsidRPr="0078391F">
        <w:rPr>
          <w:rFonts w:ascii="MetaNormalLF-Roman" w:hAnsi="MetaNormalLF-Roman"/>
        </w:rPr>
        <w:t xml:space="preserve"> herangezogen sowie eine manuelle Recherche für umsatzstarke Einheiten vorgenommen</w:t>
      </w:r>
      <w:r w:rsidR="00A73143">
        <w:rPr>
          <w:rFonts w:ascii="MetaNormalLF-Roman" w:hAnsi="MetaNormalLF-Roman"/>
        </w:rPr>
        <w:t>, um die Qualität der Zusammenführung zu verbessern</w:t>
      </w:r>
      <w:r w:rsidR="00376A7C" w:rsidRPr="0078391F">
        <w:rPr>
          <w:rFonts w:ascii="MetaNormalLF-Roman" w:hAnsi="MetaNormalLF-Roman"/>
        </w:rPr>
        <w:t xml:space="preserve">. </w:t>
      </w:r>
      <w:r w:rsidR="00610E7E" w:rsidRPr="0078391F">
        <w:rPr>
          <w:rFonts w:ascii="MetaNormalLF-Roman" w:hAnsi="MetaNormalLF-Roman"/>
        </w:rPr>
        <w:t xml:space="preserve">Da die Handelsregistereintragungen (Art, Nummer und </w:t>
      </w:r>
      <w:r w:rsidR="006B1B0F" w:rsidRPr="0078391F">
        <w:rPr>
          <w:rFonts w:ascii="MetaNormalLF-Roman" w:hAnsi="MetaNormalLF-Roman"/>
        </w:rPr>
        <w:t>Postleitzahl</w:t>
      </w:r>
      <w:r w:rsidR="00C21484">
        <w:rPr>
          <w:rFonts w:ascii="MetaNormalLF-Roman" w:hAnsi="MetaNormalLF-Roman"/>
        </w:rPr>
        <w:t xml:space="preserve"> des Unternehmens</w:t>
      </w:r>
      <w:r w:rsidR="00610E7E" w:rsidRPr="0078391F">
        <w:rPr>
          <w:rFonts w:ascii="MetaNormalLF-Roman" w:hAnsi="MetaNormalLF-Roman"/>
        </w:rPr>
        <w:t xml:space="preserve">) nicht für jedes Bundesland eindeutig sind und die Angaben nicht plausibilisiert werden, </w:t>
      </w:r>
      <w:r w:rsidR="00835FE8" w:rsidRPr="0078391F">
        <w:rPr>
          <w:rFonts w:ascii="MetaNormalLF-Roman" w:hAnsi="MetaNormalLF-Roman"/>
        </w:rPr>
        <w:t>sind</w:t>
      </w:r>
      <w:r w:rsidR="00610E7E" w:rsidRPr="0078391F">
        <w:rPr>
          <w:rFonts w:ascii="MetaNormalLF-Roman" w:hAnsi="MetaNormalLF-Roman"/>
        </w:rPr>
        <w:t xml:space="preserve"> zusätzlich</w:t>
      </w:r>
      <w:r w:rsidR="00835FE8" w:rsidRPr="0078391F">
        <w:rPr>
          <w:rFonts w:ascii="MetaNormalLF-Roman" w:hAnsi="MetaNormalLF-Roman"/>
        </w:rPr>
        <w:t>e</w:t>
      </w:r>
      <w:r w:rsidR="00610E7E" w:rsidRPr="0078391F">
        <w:rPr>
          <w:rFonts w:ascii="MetaNormalLF-Roman" w:hAnsi="MetaNormalLF-Roman"/>
        </w:rPr>
        <w:t xml:space="preserve"> Ordnungsmerkmale (Re</w:t>
      </w:r>
      <w:r w:rsidR="00227D98">
        <w:rPr>
          <w:rFonts w:ascii="MetaNormalLF-Roman" w:hAnsi="MetaNormalLF-Roman"/>
        </w:rPr>
        <w:t>chtsform, Wirtschaftszweig und A</w:t>
      </w:r>
      <w:r w:rsidR="00610E7E" w:rsidRPr="0078391F">
        <w:rPr>
          <w:rFonts w:ascii="MetaNormalLF-Roman" w:hAnsi="MetaNormalLF-Roman"/>
        </w:rPr>
        <w:t xml:space="preserve">mtlicher Gemeindeschlüssel) </w:t>
      </w:r>
      <w:r w:rsidR="00835FE8" w:rsidRPr="0078391F">
        <w:rPr>
          <w:rFonts w:ascii="MetaNormalLF-Roman" w:hAnsi="MetaNormalLF-Roman"/>
        </w:rPr>
        <w:t>heranzuziehen</w:t>
      </w:r>
      <w:r w:rsidR="00610E7E" w:rsidRPr="0078391F">
        <w:rPr>
          <w:rFonts w:ascii="MetaNormalLF-Roman" w:hAnsi="MetaNormalLF-Roman"/>
        </w:rPr>
        <w:t xml:space="preserve">. </w:t>
      </w:r>
      <w:r w:rsidR="00FC305B">
        <w:rPr>
          <w:rFonts w:ascii="MetaNormalLF-Roman" w:hAnsi="MetaNormalLF-Roman"/>
        </w:rPr>
        <w:t>Bei</w:t>
      </w:r>
      <w:r w:rsidR="00FC305B" w:rsidRPr="0078391F">
        <w:rPr>
          <w:rFonts w:ascii="MetaNormalLF-Roman" w:hAnsi="MetaNormalLF-Roman"/>
        </w:rPr>
        <w:t xml:space="preserve"> </w:t>
      </w:r>
      <w:r w:rsidR="00610E7E" w:rsidRPr="0078391F">
        <w:rPr>
          <w:rFonts w:ascii="MetaNormalLF-Roman" w:hAnsi="MetaNormalLF-Roman"/>
        </w:rPr>
        <w:t>diesem Schritt</w:t>
      </w:r>
      <w:r w:rsidR="00EF4AC4" w:rsidRPr="0078391F">
        <w:rPr>
          <w:rFonts w:ascii="MetaNormalLF-Roman" w:hAnsi="MetaNormalLF-Roman"/>
        </w:rPr>
        <w:t xml:space="preserve"> </w:t>
      </w:r>
      <w:r w:rsidR="00D24FA3" w:rsidRPr="0078391F">
        <w:rPr>
          <w:rFonts w:ascii="MetaNormalLF-Roman" w:hAnsi="MetaNormalLF-Roman"/>
        </w:rPr>
        <w:t>basiert die Zusammenführung auf übereinstimmende</w:t>
      </w:r>
      <w:r w:rsidR="00FC305B">
        <w:rPr>
          <w:rFonts w:ascii="MetaNormalLF-Roman" w:hAnsi="MetaNormalLF-Roman"/>
        </w:rPr>
        <w:t>n</w:t>
      </w:r>
      <w:r w:rsidR="00D24FA3" w:rsidRPr="0078391F">
        <w:rPr>
          <w:rFonts w:ascii="MetaNormalLF-Roman" w:hAnsi="MetaNormalLF-Roman"/>
        </w:rPr>
        <w:t xml:space="preserve"> </w:t>
      </w:r>
      <w:r w:rsidR="00610E7E" w:rsidRPr="0078391F">
        <w:rPr>
          <w:rFonts w:ascii="MetaNormalLF-Roman" w:hAnsi="MetaNormalLF-Roman"/>
        </w:rPr>
        <w:t xml:space="preserve">Angaben </w:t>
      </w:r>
      <w:r w:rsidR="00FC305B">
        <w:rPr>
          <w:rFonts w:ascii="MetaNormalLF-Roman" w:hAnsi="MetaNormalLF-Roman"/>
        </w:rPr>
        <w:t xml:space="preserve">sowohl </w:t>
      </w:r>
      <w:r w:rsidR="00610E7E" w:rsidRPr="0078391F">
        <w:rPr>
          <w:rFonts w:ascii="MetaNormalLF-Roman" w:hAnsi="MetaNormalLF-Roman"/>
        </w:rPr>
        <w:t xml:space="preserve">der Handelsregistereintragungen als auch </w:t>
      </w:r>
      <w:r w:rsidR="00D24FA3" w:rsidRPr="0078391F">
        <w:rPr>
          <w:rFonts w:ascii="MetaNormalLF-Roman" w:hAnsi="MetaNormalLF-Roman"/>
        </w:rPr>
        <w:t xml:space="preserve">der </w:t>
      </w:r>
      <w:r w:rsidR="00610E7E" w:rsidRPr="0078391F">
        <w:rPr>
          <w:rFonts w:ascii="MetaNormalLF-Roman" w:hAnsi="MetaNormalLF-Roman"/>
        </w:rPr>
        <w:t>Ordnungsmerkmale</w:t>
      </w:r>
      <w:r w:rsidR="00D24FA3" w:rsidRPr="0078391F">
        <w:rPr>
          <w:rFonts w:ascii="MetaNormalLF-Roman" w:hAnsi="MetaNormalLF-Roman"/>
        </w:rPr>
        <w:t>.</w:t>
      </w:r>
      <w:r w:rsidR="00610E7E" w:rsidRPr="0078391F">
        <w:rPr>
          <w:rFonts w:ascii="MetaNormalLF-Roman" w:hAnsi="MetaNormalLF-Roman"/>
        </w:rPr>
        <w:t xml:space="preserve"> </w:t>
      </w:r>
      <w:r w:rsidR="00EF4AC4" w:rsidRPr="0078391F">
        <w:rPr>
          <w:rFonts w:ascii="MetaNormalLF-Roman" w:hAnsi="MetaNormalLF-Roman"/>
        </w:rPr>
        <w:t>Bei</w:t>
      </w:r>
      <w:r w:rsidR="00610E7E" w:rsidRPr="0078391F">
        <w:rPr>
          <w:rFonts w:ascii="MetaNormalLF-Roman" w:hAnsi="MetaNormalLF-Roman"/>
        </w:rPr>
        <w:t xml:space="preserve"> umsatzstarke</w:t>
      </w:r>
      <w:r w:rsidR="00EF4AC4" w:rsidRPr="0078391F">
        <w:rPr>
          <w:rFonts w:ascii="MetaNormalLF-Roman" w:hAnsi="MetaNormalLF-Roman"/>
        </w:rPr>
        <w:t>n</w:t>
      </w:r>
      <w:r w:rsidR="00610E7E" w:rsidRPr="0078391F">
        <w:rPr>
          <w:rFonts w:ascii="MetaNormalLF-Roman" w:hAnsi="MetaNormalLF-Roman"/>
        </w:rPr>
        <w:t xml:space="preserve"> Einheiten </w:t>
      </w:r>
      <w:proofErr w:type="gramStart"/>
      <w:r w:rsidR="00D24FA3" w:rsidRPr="0078391F">
        <w:rPr>
          <w:rFonts w:ascii="MetaNormalLF-Roman" w:hAnsi="MetaNormalLF-Roman"/>
        </w:rPr>
        <w:t>erfolgt</w:t>
      </w:r>
      <w:proofErr w:type="gramEnd"/>
      <w:r w:rsidR="00D24FA3" w:rsidRPr="0078391F">
        <w:rPr>
          <w:rFonts w:ascii="MetaNormalLF-Roman" w:hAnsi="MetaNormalLF-Roman"/>
        </w:rPr>
        <w:t xml:space="preserve"> eine </w:t>
      </w:r>
      <w:r w:rsidR="00610E7E" w:rsidRPr="0078391F">
        <w:rPr>
          <w:rFonts w:ascii="MetaNormalLF-Roman" w:hAnsi="MetaNormalLF-Roman"/>
        </w:rPr>
        <w:t>manuell</w:t>
      </w:r>
      <w:r w:rsidR="00D24FA3" w:rsidRPr="0078391F">
        <w:rPr>
          <w:rFonts w:ascii="MetaNormalLF-Roman" w:hAnsi="MetaNormalLF-Roman"/>
        </w:rPr>
        <w:t>e</w:t>
      </w:r>
      <w:r w:rsidR="00610E7E" w:rsidRPr="0078391F">
        <w:rPr>
          <w:rFonts w:ascii="MetaNormalLF-Roman" w:hAnsi="MetaNormalLF-Roman"/>
        </w:rPr>
        <w:t xml:space="preserve"> </w:t>
      </w:r>
      <w:r w:rsidR="00D24FA3" w:rsidRPr="0078391F">
        <w:rPr>
          <w:rFonts w:ascii="MetaNormalLF-Roman" w:hAnsi="MetaNormalLF-Roman"/>
        </w:rPr>
        <w:t>Prüfung und Zuordnung</w:t>
      </w:r>
      <w:r w:rsidR="00610E7E" w:rsidRPr="0078391F">
        <w:rPr>
          <w:rFonts w:ascii="MetaNormalLF-Roman" w:hAnsi="MetaNormalLF-Roman"/>
        </w:rPr>
        <w:t xml:space="preserve">. </w:t>
      </w:r>
      <w:r w:rsidR="00EF4AC4" w:rsidRPr="0078391F">
        <w:rPr>
          <w:rFonts w:ascii="MetaNormalLF-Roman" w:hAnsi="MetaNormalLF-Roman"/>
        </w:rPr>
        <w:t>J</w:t>
      </w:r>
      <w:r w:rsidR="00C65B16" w:rsidRPr="0078391F">
        <w:rPr>
          <w:rFonts w:ascii="MetaNormalLF-Roman" w:hAnsi="MetaNormalLF-Roman"/>
        </w:rPr>
        <w:t xml:space="preserve">ährlich </w:t>
      </w:r>
      <w:r w:rsidR="00EF4AC4" w:rsidRPr="0078391F">
        <w:rPr>
          <w:rFonts w:ascii="MetaNormalLF-Roman" w:hAnsi="MetaNormalLF-Roman"/>
        </w:rPr>
        <w:t>können</w:t>
      </w:r>
      <w:r w:rsidR="00A73143">
        <w:rPr>
          <w:rFonts w:ascii="MetaNormalLF-Roman" w:hAnsi="MetaNormalLF-Roman"/>
        </w:rPr>
        <w:t xml:space="preserve"> </w:t>
      </w:r>
      <w:r w:rsidR="00FC305B">
        <w:rPr>
          <w:rFonts w:ascii="MetaNormalLF-Roman" w:hAnsi="MetaNormalLF-Roman"/>
        </w:rPr>
        <w:t>so</w:t>
      </w:r>
      <w:r w:rsidR="00FC305B" w:rsidRPr="0078391F">
        <w:rPr>
          <w:rFonts w:ascii="MetaNormalLF-Roman" w:hAnsi="MetaNormalLF-Roman"/>
        </w:rPr>
        <w:t xml:space="preserve"> </w:t>
      </w:r>
      <w:r w:rsidR="00D85171">
        <w:rPr>
          <w:rFonts w:ascii="MetaNormalLF-Roman" w:hAnsi="MetaNormalLF-Roman"/>
        </w:rPr>
        <w:t>etwa</w:t>
      </w:r>
      <w:r w:rsidR="00C65B16" w:rsidRPr="0078391F">
        <w:rPr>
          <w:rFonts w:ascii="MetaNormalLF-Roman" w:hAnsi="MetaNormalLF-Roman"/>
        </w:rPr>
        <w:t xml:space="preserve"> 3</w:t>
      </w:r>
      <w:r w:rsidR="00D85171">
        <w:rPr>
          <w:rFonts w:ascii="MetaNormalLF-Roman" w:hAnsi="MetaNormalLF-Roman"/>
        </w:rPr>
        <w:t xml:space="preserve"> </w:t>
      </w:r>
      <w:r w:rsidR="00193925" w:rsidRPr="0078391F">
        <w:rPr>
          <w:rFonts w:ascii="MetaNormalLF-Roman" w:hAnsi="MetaNormalLF-Roman"/>
        </w:rPr>
        <w:t>000 Einheiten mit mindestens einer weiteren Statistik zusammengeführt werden.</w:t>
      </w:r>
      <w:r w:rsidR="009D1C63" w:rsidRPr="0078391F">
        <w:rPr>
          <w:rFonts w:ascii="MetaNormalLF-Roman" w:hAnsi="MetaNormalLF-Roman"/>
        </w:rPr>
        <w:t xml:space="preserve"> </w:t>
      </w:r>
      <w:r w:rsidR="00EC73CE" w:rsidRPr="0078391F">
        <w:rPr>
          <w:rFonts w:ascii="MetaNormalLF-Roman" w:hAnsi="MetaNormalLF-Roman"/>
        </w:rPr>
        <w:t xml:space="preserve">Da die Handelsregistereintragung erst nach und nach in den jeweiligen Steuerstatistiken aufgenommen wurde und die Qualität </w:t>
      </w:r>
      <w:r w:rsidR="00FC305B">
        <w:rPr>
          <w:rFonts w:ascii="MetaNormalLF-Roman" w:hAnsi="MetaNormalLF-Roman"/>
        </w:rPr>
        <w:t>im</w:t>
      </w:r>
      <w:r w:rsidR="00EC73CE" w:rsidRPr="0078391F">
        <w:rPr>
          <w:rFonts w:ascii="MetaNormalLF-Roman" w:hAnsi="MetaNormalLF-Roman"/>
        </w:rPr>
        <w:t xml:space="preserve"> Zeit</w:t>
      </w:r>
      <w:r w:rsidR="00FC305B">
        <w:rPr>
          <w:rFonts w:ascii="MetaNormalLF-Roman" w:hAnsi="MetaNormalLF-Roman"/>
        </w:rPr>
        <w:t>verlauf</w:t>
      </w:r>
      <w:r w:rsidR="00EC73CE" w:rsidRPr="0078391F">
        <w:rPr>
          <w:rFonts w:ascii="MetaNormalLF-Roman" w:hAnsi="MetaNormalLF-Roman"/>
        </w:rPr>
        <w:t xml:space="preserve"> zunimmt, </w:t>
      </w:r>
      <w:r w:rsidR="00C65B16" w:rsidRPr="0078391F">
        <w:rPr>
          <w:rFonts w:ascii="MetaNormalLF-Roman" w:hAnsi="MetaNormalLF-Roman"/>
        </w:rPr>
        <w:t xml:space="preserve">sind </w:t>
      </w:r>
      <w:r w:rsidR="00EC73CE" w:rsidRPr="0078391F">
        <w:rPr>
          <w:rFonts w:ascii="MetaNormalLF-Roman" w:hAnsi="MetaNormalLF-Roman"/>
        </w:rPr>
        <w:t>über diese Information</w:t>
      </w:r>
      <w:r w:rsidR="00C65B16" w:rsidRPr="0078391F">
        <w:rPr>
          <w:rFonts w:ascii="MetaNormalLF-Roman" w:hAnsi="MetaNormalLF-Roman"/>
        </w:rPr>
        <w:t xml:space="preserve"> in aktuelleren Jahren </w:t>
      </w:r>
      <w:r w:rsidR="00FC305B" w:rsidRPr="0078391F">
        <w:rPr>
          <w:rFonts w:ascii="MetaNormalLF-Roman" w:hAnsi="MetaNormalLF-Roman"/>
        </w:rPr>
        <w:t xml:space="preserve">mehr Zuordnungen </w:t>
      </w:r>
      <w:r w:rsidR="00C65B16" w:rsidRPr="0078391F">
        <w:rPr>
          <w:rFonts w:ascii="MetaNormalLF-Roman" w:hAnsi="MetaNormalLF-Roman"/>
        </w:rPr>
        <w:t>möglich</w:t>
      </w:r>
      <w:r w:rsidR="009D1C63" w:rsidRPr="0078391F">
        <w:rPr>
          <w:rFonts w:ascii="MetaNormalLF-Roman" w:hAnsi="MetaNormalLF-Roman"/>
        </w:rPr>
        <w:t xml:space="preserve">. </w:t>
      </w:r>
      <w:r w:rsidR="00D85171">
        <w:rPr>
          <w:rFonts w:ascii="MetaNormalLF-Roman" w:hAnsi="MetaNormalLF-Roman"/>
        </w:rPr>
        <w:t>K</w:t>
      </w:r>
      <w:r w:rsidR="00EC73CE" w:rsidRPr="0078391F">
        <w:rPr>
          <w:rFonts w:ascii="MetaNormalLF-Roman" w:hAnsi="MetaNormalLF-Roman"/>
        </w:rPr>
        <w:t xml:space="preserve">ünftig sollte sich </w:t>
      </w:r>
      <w:r w:rsidR="001D2193" w:rsidRPr="0078391F">
        <w:rPr>
          <w:rFonts w:ascii="MetaNormalLF-Roman" w:hAnsi="MetaNormalLF-Roman"/>
        </w:rPr>
        <w:t>die Zuordnung über die Handelsregisternummer oder andere zusätzliche Identifikatoren noch verbessern.</w:t>
      </w:r>
      <w:r w:rsidR="009D1C63" w:rsidRPr="0078391F">
        <w:rPr>
          <w:rFonts w:ascii="MetaNormalLF-Roman" w:hAnsi="MetaNormalLF-Roman"/>
        </w:rPr>
        <w:t xml:space="preserve"> </w:t>
      </w:r>
    </w:p>
    <w:p w14:paraId="2FAD0CE5" w14:textId="3D58AEB9" w:rsidR="00780813" w:rsidRPr="0078391F" w:rsidRDefault="00943E28" w:rsidP="008A598B">
      <w:pPr>
        <w:spacing w:before="120" w:after="120" w:line="360" w:lineRule="auto"/>
        <w:jc w:val="both"/>
        <w:rPr>
          <w:rFonts w:ascii="MetaNormalLF-Roman" w:hAnsi="MetaNormalLF-Roman"/>
        </w:rPr>
      </w:pPr>
      <w:r w:rsidRPr="0078391F">
        <w:rPr>
          <w:rFonts w:ascii="MetaNormalLF-Roman" w:hAnsi="MetaNormalLF-Roman"/>
        </w:rPr>
        <w:t xml:space="preserve">Als </w:t>
      </w:r>
      <w:r w:rsidR="00190336">
        <w:rPr>
          <w:rFonts w:ascii="MetaNormalLF-Roman" w:hAnsi="MetaNormalLF-Roman"/>
        </w:rPr>
        <w:t xml:space="preserve">dritter und </w:t>
      </w:r>
      <w:r w:rsidRPr="0078391F">
        <w:rPr>
          <w:rFonts w:ascii="MetaNormalLF-Roman" w:hAnsi="MetaNormalLF-Roman"/>
        </w:rPr>
        <w:t xml:space="preserve">finaler Schritt </w:t>
      </w:r>
      <w:proofErr w:type="gramStart"/>
      <w:r w:rsidR="009F6181">
        <w:rPr>
          <w:rFonts w:ascii="MetaNormalLF-Roman" w:hAnsi="MetaNormalLF-Roman"/>
        </w:rPr>
        <w:t>folgen</w:t>
      </w:r>
      <w:proofErr w:type="gramEnd"/>
      <w:r w:rsidR="009F6181" w:rsidRPr="0078391F">
        <w:rPr>
          <w:rFonts w:ascii="MetaNormalLF-Roman" w:hAnsi="MetaNormalLF-Roman"/>
        </w:rPr>
        <w:t xml:space="preserve"> </w:t>
      </w:r>
      <w:r w:rsidRPr="0078391F">
        <w:rPr>
          <w:rFonts w:ascii="MetaNormalLF-Roman" w:hAnsi="MetaNormalLF-Roman"/>
        </w:rPr>
        <w:t>d</w:t>
      </w:r>
      <w:r w:rsidR="00190336">
        <w:rPr>
          <w:rFonts w:ascii="MetaNormalLF-Roman" w:hAnsi="MetaNormalLF-Roman"/>
        </w:rPr>
        <w:t>as</w:t>
      </w:r>
      <w:r w:rsidRPr="0078391F">
        <w:rPr>
          <w:rFonts w:ascii="MetaNormalLF-Roman" w:hAnsi="MetaNormalLF-Roman"/>
        </w:rPr>
        <w:t xml:space="preserve"> </w:t>
      </w:r>
      <w:r w:rsidR="001056BF" w:rsidRPr="0078391F">
        <w:rPr>
          <w:rFonts w:ascii="MetaNormalLF-Roman" w:hAnsi="MetaNormalLF-Roman"/>
        </w:rPr>
        <w:t>Erstell</w:t>
      </w:r>
      <w:r w:rsidR="00190336">
        <w:rPr>
          <w:rFonts w:ascii="MetaNormalLF-Roman" w:hAnsi="MetaNormalLF-Roman"/>
        </w:rPr>
        <w:t>en</w:t>
      </w:r>
      <w:r w:rsidR="001056BF" w:rsidRPr="0078391F">
        <w:rPr>
          <w:rFonts w:ascii="MetaNormalLF-Roman" w:hAnsi="MetaNormalLF-Roman"/>
        </w:rPr>
        <w:t xml:space="preserve"> einer Cluster</w:t>
      </w:r>
      <w:r w:rsidR="009155F5" w:rsidRPr="0078391F">
        <w:rPr>
          <w:rFonts w:ascii="MetaNormalLF-Roman" w:hAnsi="MetaNormalLF-Roman"/>
        </w:rPr>
        <w:t>-</w:t>
      </w:r>
      <w:r w:rsidR="001056BF" w:rsidRPr="0078391F">
        <w:rPr>
          <w:rFonts w:ascii="MetaNormalLF-Roman" w:hAnsi="MetaNormalLF-Roman"/>
        </w:rPr>
        <w:t xml:space="preserve">Steuernummer und </w:t>
      </w:r>
      <w:r w:rsidR="00190336">
        <w:rPr>
          <w:rFonts w:ascii="MetaNormalLF-Roman" w:hAnsi="MetaNormalLF-Roman"/>
        </w:rPr>
        <w:t>das</w:t>
      </w:r>
      <w:r w:rsidR="00190336" w:rsidRPr="0078391F">
        <w:rPr>
          <w:rFonts w:ascii="MetaNormalLF-Roman" w:hAnsi="MetaNormalLF-Roman"/>
        </w:rPr>
        <w:t xml:space="preserve"> </w:t>
      </w:r>
      <w:r w:rsidRPr="0078391F">
        <w:rPr>
          <w:rFonts w:ascii="MetaNormalLF-Roman" w:hAnsi="MetaNormalLF-Roman"/>
        </w:rPr>
        <w:t>Zusammenführ</w:t>
      </w:r>
      <w:r w:rsidR="00190336">
        <w:rPr>
          <w:rFonts w:ascii="MetaNormalLF-Roman" w:hAnsi="MetaNormalLF-Roman"/>
        </w:rPr>
        <w:t>en</w:t>
      </w:r>
      <w:r w:rsidRPr="0078391F">
        <w:rPr>
          <w:rFonts w:ascii="MetaNormalLF-Roman" w:hAnsi="MetaNormalLF-Roman"/>
        </w:rPr>
        <w:t xml:space="preserve"> über die Zeit. Die Wechsel der Steuernummer</w:t>
      </w:r>
      <w:r w:rsidR="00733348" w:rsidRPr="0078391F">
        <w:rPr>
          <w:rFonts w:ascii="MetaNormalLF-Roman" w:hAnsi="MetaNormalLF-Roman"/>
        </w:rPr>
        <w:t>n</w:t>
      </w:r>
      <w:r w:rsidRPr="0078391F">
        <w:rPr>
          <w:rFonts w:ascii="MetaNormalLF-Roman" w:hAnsi="MetaNormalLF-Roman"/>
        </w:rPr>
        <w:t xml:space="preserve"> werden nicht zeitgleich </w:t>
      </w:r>
      <w:r w:rsidR="001D2193" w:rsidRPr="0078391F">
        <w:rPr>
          <w:rFonts w:ascii="MetaNormalLF-Roman" w:hAnsi="MetaNormalLF-Roman"/>
        </w:rPr>
        <w:t xml:space="preserve">in allen Steuerstatistiken </w:t>
      </w:r>
      <w:r w:rsidRPr="0078391F">
        <w:rPr>
          <w:rFonts w:ascii="MetaNormalLF-Roman" w:hAnsi="MetaNormalLF-Roman"/>
        </w:rPr>
        <w:t xml:space="preserve">erfasst. </w:t>
      </w:r>
      <w:r w:rsidR="001056BF" w:rsidRPr="0078391F">
        <w:rPr>
          <w:rFonts w:ascii="MetaNormalLF-Roman" w:hAnsi="MetaNormalLF-Roman"/>
        </w:rPr>
        <w:t xml:space="preserve">Daher wird zunächst aus </w:t>
      </w:r>
      <w:r w:rsidR="005F2705" w:rsidRPr="0078391F">
        <w:rPr>
          <w:rFonts w:ascii="MetaNormalLF-Roman" w:hAnsi="MetaNormalLF-Roman"/>
        </w:rPr>
        <w:t>allen</w:t>
      </w:r>
      <w:r w:rsidR="001056BF" w:rsidRPr="0078391F">
        <w:rPr>
          <w:rFonts w:ascii="MetaNormalLF-Roman" w:hAnsi="MetaNormalLF-Roman"/>
        </w:rPr>
        <w:t xml:space="preserve"> vorliegenden Steuernummern </w:t>
      </w:r>
      <w:r w:rsidR="005F2705" w:rsidRPr="0078391F">
        <w:rPr>
          <w:rFonts w:ascii="MetaNormalLF-Roman" w:hAnsi="MetaNormalLF-Roman"/>
        </w:rPr>
        <w:t xml:space="preserve">einer Einheit </w:t>
      </w:r>
      <w:r w:rsidR="00E15812" w:rsidRPr="0078391F">
        <w:rPr>
          <w:rFonts w:ascii="MetaNormalLF-Roman" w:hAnsi="MetaNormalLF-Roman"/>
        </w:rPr>
        <w:t xml:space="preserve">in einem Jahr </w:t>
      </w:r>
      <w:r w:rsidR="001056BF" w:rsidRPr="0078391F">
        <w:rPr>
          <w:rFonts w:ascii="MetaNormalLF-Roman" w:hAnsi="MetaNormalLF-Roman"/>
        </w:rPr>
        <w:t>eine Cluster</w:t>
      </w:r>
      <w:r w:rsidR="009155F5" w:rsidRPr="0078391F">
        <w:rPr>
          <w:rFonts w:ascii="MetaNormalLF-Roman" w:hAnsi="MetaNormalLF-Roman"/>
        </w:rPr>
        <w:t>-</w:t>
      </w:r>
      <w:r w:rsidR="001056BF" w:rsidRPr="0078391F">
        <w:rPr>
          <w:rFonts w:ascii="MetaNormalLF-Roman" w:hAnsi="MetaNormalLF-Roman"/>
        </w:rPr>
        <w:t xml:space="preserve">Steuernummer </w:t>
      </w:r>
      <w:r w:rsidR="005F2705" w:rsidRPr="0078391F">
        <w:rPr>
          <w:rFonts w:ascii="MetaNormalLF-Roman" w:hAnsi="MetaNormalLF-Roman"/>
        </w:rPr>
        <w:t xml:space="preserve">gebildet. </w:t>
      </w:r>
      <w:r w:rsidR="009B51AB" w:rsidRPr="0078391F">
        <w:rPr>
          <w:rFonts w:ascii="MetaNormalLF-Roman" w:hAnsi="MetaNormalLF-Roman"/>
        </w:rPr>
        <w:t>Finden Veränderungen der Steuernummer in einer Statistik früher statt als in einer anderen</w:t>
      </w:r>
      <w:r w:rsidR="00190336">
        <w:rPr>
          <w:rFonts w:ascii="MetaNormalLF-Roman" w:hAnsi="MetaNormalLF-Roman"/>
        </w:rPr>
        <w:t>,</w:t>
      </w:r>
      <w:r w:rsidR="009B51AB" w:rsidRPr="0078391F">
        <w:rPr>
          <w:rFonts w:ascii="MetaNormalLF-Roman" w:hAnsi="MetaNormalLF-Roman"/>
        </w:rPr>
        <w:t xml:space="preserve"> werden die dazwischenliegenden Jahre ebenfalls in das Cluster aufgenommen</w:t>
      </w:r>
      <w:r w:rsidR="00D85171">
        <w:rPr>
          <w:rFonts w:ascii="MetaNormalLF-Roman" w:hAnsi="MetaNormalLF-Roman"/>
        </w:rPr>
        <w:t>.</w:t>
      </w:r>
      <w:r w:rsidR="009B51AB" w:rsidRPr="0078391F">
        <w:rPr>
          <w:rFonts w:ascii="MetaNormalLF-Roman" w:hAnsi="MetaNormalLF-Roman"/>
        </w:rPr>
        <w:t xml:space="preserve"> </w:t>
      </w:r>
      <w:r w:rsidR="009B51AB" w:rsidRPr="00200D37">
        <w:rPr>
          <w:rFonts w:ascii="MetaNormalLF-Roman" w:hAnsi="MetaNormalLF-Roman"/>
          <w:highlight w:val="yellow"/>
        </w:rPr>
        <w:t>Tabelle 1</w:t>
      </w:r>
      <w:r w:rsidR="009B51AB" w:rsidRPr="0078391F">
        <w:rPr>
          <w:rFonts w:ascii="MetaNormalLF-Roman" w:hAnsi="MetaNormalLF-Roman"/>
        </w:rPr>
        <w:t xml:space="preserve"> </w:t>
      </w:r>
      <w:proofErr w:type="gramStart"/>
      <w:r w:rsidR="009B51AB" w:rsidRPr="0078391F">
        <w:rPr>
          <w:rFonts w:ascii="MetaNormalLF-Roman" w:hAnsi="MetaNormalLF-Roman"/>
        </w:rPr>
        <w:t>Insgesamt</w:t>
      </w:r>
      <w:proofErr w:type="gramEnd"/>
      <w:r w:rsidR="009B51AB" w:rsidRPr="0078391F">
        <w:rPr>
          <w:rFonts w:ascii="MetaNormalLF-Roman" w:hAnsi="MetaNormalLF-Roman"/>
        </w:rPr>
        <w:t xml:space="preserve"> </w:t>
      </w:r>
      <w:r w:rsidR="00200D37" w:rsidRPr="0078391F">
        <w:rPr>
          <w:rFonts w:ascii="MetaNormalLF-Roman" w:hAnsi="MetaNormalLF-Roman"/>
        </w:rPr>
        <w:t>ermöglicht die Cluster</w:t>
      </w:r>
      <w:r w:rsidR="00200D37">
        <w:rPr>
          <w:rFonts w:ascii="MetaNormalLF-Roman" w:hAnsi="MetaNormalLF-Roman"/>
        </w:rPr>
        <w:t>-</w:t>
      </w:r>
      <w:r w:rsidR="00200D37" w:rsidRPr="0078391F">
        <w:rPr>
          <w:rFonts w:ascii="MetaNormalLF-Roman" w:hAnsi="MetaNormalLF-Roman"/>
        </w:rPr>
        <w:t xml:space="preserve">Steuernummer </w:t>
      </w:r>
      <w:r w:rsidR="00780813" w:rsidRPr="0078391F">
        <w:rPr>
          <w:rFonts w:ascii="MetaNormalLF-Roman" w:hAnsi="MetaNormalLF-Roman"/>
        </w:rPr>
        <w:t>jährlich weitere</w:t>
      </w:r>
      <w:r w:rsidR="009B51AB" w:rsidRPr="0078391F">
        <w:rPr>
          <w:rFonts w:ascii="MetaNormalLF-Roman" w:hAnsi="MetaNormalLF-Roman"/>
        </w:rPr>
        <w:t xml:space="preserve"> 6</w:t>
      </w:r>
      <w:r w:rsidR="00D85171">
        <w:rPr>
          <w:rFonts w:ascii="MetaNormalLF-Roman" w:hAnsi="MetaNormalLF-Roman"/>
        </w:rPr>
        <w:t xml:space="preserve"> </w:t>
      </w:r>
      <w:r w:rsidR="009B51AB" w:rsidRPr="0078391F">
        <w:rPr>
          <w:rFonts w:ascii="MetaNormalLF-Roman" w:hAnsi="MetaNormalLF-Roman"/>
        </w:rPr>
        <w:t xml:space="preserve">000 zusätzliche </w:t>
      </w:r>
      <w:r w:rsidR="007748BC">
        <w:rPr>
          <w:rFonts w:ascii="MetaNormalLF-Roman" w:hAnsi="MetaNormalLF-Roman"/>
        </w:rPr>
        <w:t>Zusammenführungen</w:t>
      </w:r>
      <w:r w:rsidR="009B51AB" w:rsidRPr="0078391F">
        <w:rPr>
          <w:rFonts w:ascii="MetaNormalLF-Roman" w:hAnsi="MetaNormalLF-Roman"/>
        </w:rPr>
        <w:t>.</w:t>
      </w:r>
    </w:p>
    <w:p w14:paraId="5530C105" w14:textId="3AB1879E" w:rsidR="00735BE5" w:rsidRPr="0078391F" w:rsidRDefault="00780813" w:rsidP="008A598B">
      <w:pPr>
        <w:spacing w:before="120" w:after="120" w:line="360" w:lineRule="auto"/>
        <w:jc w:val="both"/>
        <w:rPr>
          <w:rFonts w:ascii="MetaNormalLF-Roman" w:hAnsi="MetaNormalLF-Roman"/>
        </w:rPr>
      </w:pPr>
      <w:r w:rsidRPr="0078391F">
        <w:rPr>
          <w:rFonts w:ascii="MetaNormalLF-Roman" w:hAnsi="MetaNormalLF-Roman"/>
        </w:rPr>
        <w:t>Mithilfe der Cluster</w:t>
      </w:r>
      <w:r w:rsidR="009155F5" w:rsidRPr="0078391F">
        <w:rPr>
          <w:rFonts w:ascii="MetaNormalLF-Roman" w:hAnsi="MetaNormalLF-Roman"/>
        </w:rPr>
        <w:t>-</w:t>
      </w:r>
      <w:r w:rsidRPr="0078391F">
        <w:rPr>
          <w:rFonts w:ascii="MetaNormalLF-Roman" w:hAnsi="MetaNormalLF-Roman"/>
        </w:rPr>
        <w:t xml:space="preserve">Steuernummer kann nun ebenfalls die </w:t>
      </w:r>
      <w:r w:rsidR="00FE6776" w:rsidRPr="0078391F">
        <w:rPr>
          <w:rFonts w:ascii="MetaNormalLF-Roman" w:hAnsi="MetaNormalLF-Roman"/>
        </w:rPr>
        <w:t xml:space="preserve">Einheit </w:t>
      </w:r>
      <w:r w:rsidR="00733348" w:rsidRPr="0078391F">
        <w:rPr>
          <w:rFonts w:ascii="MetaNormalLF-Roman" w:hAnsi="MetaNormalLF-Roman"/>
        </w:rPr>
        <w:t xml:space="preserve">im Zeitverlauf </w:t>
      </w:r>
      <w:r w:rsidRPr="0078391F">
        <w:rPr>
          <w:rFonts w:ascii="MetaNormalLF-Roman" w:hAnsi="MetaNormalLF-Roman"/>
        </w:rPr>
        <w:t>weiterverfolgt werden</w:t>
      </w:r>
      <w:r w:rsidR="00FE6776" w:rsidRPr="0078391F">
        <w:rPr>
          <w:rFonts w:ascii="MetaNormalLF-Roman" w:hAnsi="MetaNormalLF-Roman"/>
        </w:rPr>
        <w:t xml:space="preserve">. </w:t>
      </w:r>
      <w:r w:rsidR="00FD1F1A">
        <w:rPr>
          <w:rFonts w:ascii="MetaNormalLF-Roman" w:hAnsi="MetaNormalLF-Roman"/>
        </w:rPr>
        <w:t>N</w:t>
      </w:r>
      <w:r w:rsidR="00933C45">
        <w:rPr>
          <w:rFonts w:ascii="MetaNormalLF-Roman" w:hAnsi="MetaNormalLF-Roman"/>
        </w:rPr>
        <w:t>ach einem Zeitfenster von drei</w:t>
      </w:r>
      <w:r w:rsidR="00C8661D" w:rsidRPr="0078391F">
        <w:rPr>
          <w:rFonts w:ascii="MetaNormalLF-Roman" w:hAnsi="MetaNormalLF-Roman"/>
        </w:rPr>
        <w:t xml:space="preserve"> Jahren </w:t>
      </w:r>
      <w:r w:rsidR="00FD1F1A">
        <w:rPr>
          <w:rFonts w:ascii="MetaNormalLF-Roman" w:hAnsi="MetaNormalLF-Roman"/>
        </w:rPr>
        <w:t xml:space="preserve">kann allerdings </w:t>
      </w:r>
      <w:r w:rsidR="00C8661D" w:rsidRPr="0078391F">
        <w:rPr>
          <w:rFonts w:ascii="MetaNormalLF-Roman" w:hAnsi="MetaNormalLF-Roman"/>
        </w:rPr>
        <w:t>die Finanzverwaltung die Steuernummer neu vergeben</w:t>
      </w:r>
      <w:r w:rsidR="00FD1F1A">
        <w:rPr>
          <w:rFonts w:ascii="MetaNormalLF-Roman" w:hAnsi="MetaNormalLF-Roman"/>
        </w:rPr>
        <w:t>,</w:t>
      </w:r>
      <w:r w:rsidR="00C8661D" w:rsidRPr="0078391F">
        <w:rPr>
          <w:rFonts w:ascii="MetaNormalLF-Roman" w:hAnsi="MetaNormalLF-Roman"/>
        </w:rPr>
        <w:t xml:space="preserve"> </w:t>
      </w:r>
      <w:r w:rsidR="00FD1F1A">
        <w:rPr>
          <w:rFonts w:ascii="MetaNormalLF-Roman" w:hAnsi="MetaNormalLF-Roman"/>
        </w:rPr>
        <w:t>d</w:t>
      </w:r>
      <w:r w:rsidR="00C8661D" w:rsidRPr="0078391F">
        <w:rPr>
          <w:rFonts w:ascii="MetaNormalLF-Roman" w:hAnsi="MetaNormalLF-Roman"/>
        </w:rPr>
        <w:t xml:space="preserve">aher erfolgt bei diesem Schritt eine Begrenzung auf </w:t>
      </w:r>
      <w:r w:rsidR="00553144">
        <w:rPr>
          <w:rFonts w:ascii="MetaNormalLF-Roman" w:hAnsi="MetaNormalLF-Roman"/>
        </w:rPr>
        <w:t>diesen Zeitraum</w:t>
      </w:r>
      <w:r w:rsidR="00C8661D" w:rsidRPr="0078391F">
        <w:rPr>
          <w:rFonts w:ascii="MetaNormalLF-Roman" w:hAnsi="MetaNormalLF-Roman"/>
        </w:rPr>
        <w:t>. Für das Umsatzsteuerpanel werden für die Panelerstellung nach Verwendung der Steuernummer die Umsatzsteueridentifikationsnummer sowie die</w:t>
      </w:r>
      <w:r w:rsidR="000B106F" w:rsidRPr="0078391F">
        <w:rPr>
          <w:rFonts w:ascii="MetaNormalLF-Roman" w:hAnsi="MetaNormalLF-Roman"/>
        </w:rPr>
        <w:t xml:space="preserve"> Unternehmensnummer</w:t>
      </w:r>
      <w:r w:rsidR="00C8661D" w:rsidRPr="0078391F">
        <w:rPr>
          <w:rFonts w:ascii="MetaNormalLF-Roman" w:hAnsi="MetaNormalLF-Roman"/>
        </w:rPr>
        <w:t xml:space="preserve"> </w:t>
      </w:r>
      <w:r w:rsidR="001056BF" w:rsidRPr="0078391F">
        <w:rPr>
          <w:rFonts w:ascii="MetaNormalLF-Roman" w:hAnsi="MetaNormalLF-Roman"/>
        </w:rPr>
        <w:t xml:space="preserve">verwendet </w:t>
      </w:r>
      <w:r w:rsidR="00C8661D" w:rsidRPr="0078391F">
        <w:rPr>
          <w:rFonts w:ascii="MetaNormalLF-Roman" w:hAnsi="MetaNormalLF-Roman"/>
        </w:rPr>
        <w:t>(</w:t>
      </w:r>
      <w:proofErr w:type="spellStart"/>
      <w:r w:rsidR="00C8661D" w:rsidRPr="0078391F">
        <w:rPr>
          <w:rFonts w:ascii="MetaNormalLF-Roman" w:hAnsi="MetaNormalLF-Roman"/>
        </w:rPr>
        <w:t>Harendt</w:t>
      </w:r>
      <w:proofErr w:type="spellEnd"/>
      <w:r w:rsidR="00C8661D" w:rsidRPr="0078391F">
        <w:rPr>
          <w:rFonts w:ascii="MetaNormalLF-Roman" w:hAnsi="MetaNormalLF-Roman"/>
        </w:rPr>
        <w:t>, 2021)</w:t>
      </w:r>
      <w:r w:rsidR="001D2193" w:rsidRPr="0078391F">
        <w:rPr>
          <w:rFonts w:ascii="MetaNormalLF-Roman" w:hAnsi="MetaNormalLF-Roman"/>
        </w:rPr>
        <w:t>.</w:t>
      </w:r>
      <w:r w:rsidR="00461033" w:rsidRPr="0078391F">
        <w:rPr>
          <w:rFonts w:ascii="MetaNormalLF-Roman" w:hAnsi="MetaNormalLF-Roman"/>
        </w:rPr>
        <w:t xml:space="preserve"> Dieser Schritt wird </w:t>
      </w:r>
      <w:r w:rsidR="00441F4A">
        <w:rPr>
          <w:rFonts w:ascii="MetaNormalLF-Roman" w:hAnsi="MetaNormalLF-Roman"/>
        </w:rPr>
        <w:t>derzeit</w:t>
      </w:r>
      <w:r w:rsidR="00461033" w:rsidRPr="0078391F">
        <w:rPr>
          <w:rFonts w:ascii="MetaNormalLF-Roman" w:hAnsi="MetaNormalLF-Roman"/>
        </w:rPr>
        <w:t xml:space="preserve"> </w:t>
      </w:r>
      <w:r w:rsidR="00200D37">
        <w:rPr>
          <w:rFonts w:ascii="MetaNormalLF-Roman" w:hAnsi="MetaNormalLF-Roman"/>
        </w:rPr>
        <w:t xml:space="preserve">für das Business-Tax-Panel </w:t>
      </w:r>
      <w:r w:rsidR="00461033" w:rsidRPr="0078391F">
        <w:rPr>
          <w:rFonts w:ascii="MetaNormalLF-Roman" w:hAnsi="MetaNormalLF-Roman"/>
        </w:rPr>
        <w:t xml:space="preserve">nicht </w:t>
      </w:r>
      <w:r w:rsidR="00835FE8" w:rsidRPr="0078391F">
        <w:rPr>
          <w:rFonts w:ascii="MetaNormalLF-Roman" w:hAnsi="MetaNormalLF-Roman"/>
        </w:rPr>
        <w:t>angewendet</w:t>
      </w:r>
      <w:r w:rsidR="00461033" w:rsidRPr="0078391F">
        <w:rPr>
          <w:rFonts w:ascii="MetaNormalLF-Roman" w:hAnsi="MetaNormalLF-Roman"/>
        </w:rPr>
        <w:t>.</w:t>
      </w:r>
      <w:r w:rsidR="001D2193" w:rsidRPr="0078391F">
        <w:rPr>
          <w:rFonts w:ascii="MetaNormalLF-Roman" w:hAnsi="MetaNormalLF-Roman"/>
        </w:rPr>
        <w:t xml:space="preserve"> </w:t>
      </w:r>
      <w:r w:rsidR="00C8661D" w:rsidRPr="0078391F">
        <w:rPr>
          <w:rFonts w:ascii="MetaNormalLF-Roman" w:hAnsi="MetaNormalLF-Roman"/>
        </w:rPr>
        <w:t>Abschließend werden die Variablen ausgewählt sowie statistiküb</w:t>
      </w:r>
      <w:r w:rsidR="00D14ACB" w:rsidRPr="0078391F">
        <w:rPr>
          <w:rFonts w:ascii="MetaNormalLF-Roman" w:hAnsi="MetaNormalLF-Roman"/>
        </w:rPr>
        <w:t>ergreifende Variablen erstellt.</w:t>
      </w:r>
    </w:p>
    <w:p w14:paraId="215EFF52" w14:textId="77777777" w:rsidR="00D85171" w:rsidRPr="008F53CF" w:rsidRDefault="008D3079" w:rsidP="008A598B">
      <w:pPr>
        <w:pStyle w:val="berschrift1"/>
        <w:numPr>
          <w:ilvl w:val="0"/>
          <w:numId w:val="0"/>
        </w:numPr>
        <w:spacing w:before="360" w:after="120" w:line="360" w:lineRule="auto"/>
        <w:jc w:val="both"/>
        <w:rPr>
          <w:rFonts w:ascii="MetaNormalLF-Roman" w:hAnsi="MetaNormalLF-Roman"/>
          <w:b/>
          <w:sz w:val="22"/>
          <w:szCs w:val="22"/>
        </w:rPr>
      </w:pPr>
      <w:r w:rsidRPr="008F53CF">
        <w:rPr>
          <w:rFonts w:ascii="MetaNormalLF-Roman" w:hAnsi="MetaNormalLF-Roman"/>
          <w:b/>
          <w:sz w:val="22"/>
          <w:szCs w:val="22"/>
        </w:rPr>
        <w:t xml:space="preserve">4 </w:t>
      </w:r>
    </w:p>
    <w:p w14:paraId="48F3B601" w14:textId="1844C5A5" w:rsidR="008D3079" w:rsidRPr="008F53CF" w:rsidRDefault="001934A3" w:rsidP="008A598B">
      <w:pPr>
        <w:pStyle w:val="berschrift1"/>
        <w:numPr>
          <w:ilvl w:val="0"/>
          <w:numId w:val="0"/>
        </w:numPr>
        <w:spacing w:before="360" w:after="120" w:line="360" w:lineRule="auto"/>
        <w:jc w:val="both"/>
        <w:rPr>
          <w:rFonts w:ascii="MetaNormalLF-Roman" w:hAnsi="MetaNormalLF-Roman"/>
          <w:b/>
          <w:sz w:val="22"/>
          <w:szCs w:val="22"/>
        </w:rPr>
      </w:pPr>
      <w:r w:rsidRPr="008F53CF">
        <w:rPr>
          <w:rFonts w:ascii="MetaNormalLF-Roman" w:hAnsi="MetaNormalLF-Roman"/>
          <w:b/>
          <w:sz w:val="22"/>
          <w:szCs w:val="22"/>
        </w:rPr>
        <w:t>Business-Tax-Panel</w:t>
      </w:r>
    </w:p>
    <w:p w14:paraId="03DA5341" w14:textId="5AB7C7A0" w:rsidR="008D3079" w:rsidRPr="008F53CF" w:rsidRDefault="008D3079" w:rsidP="008A598B">
      <w:pPr>
        <w:spacing w:before="120" w:after="120" w:line="360" w:lineRule="auto"/>
        <w:jc w:val="both"/>
        <w:rPr>
          <w:rFonts w:ascii="MetaNormalLF-Roman" w:hAnsi="MetaNormalLF-Roman"/>
          <w:b/>
        </w:rPr>
      </w:pPr>
      <w:r w:rsidRPr="008F53CF">
        <w:rPr>
          <w:rFonts w:ascii="MetaNormalLF-Roman" w:hAnsi="MetaNormalLF-Roman"/>
          <w:b/>
        </w:rPr>
        <w:t>4.1 Beschreibung</w:t>
      </w:r>
    </w:p>
    <w:p w14:paraId="57722166" w14:textId="4A212B15" w:rsidR="006E7F08" w:rsidRPr="0078391F" w:rsidRDefault="006E7F08" w:rsidP="008A598B">
      <w:pPr>
        <w:spacing w:before="120" w:after="120" w:line="360" w:lineRule="auto"/>
        <w:jc w:val="both"/>
        <w:rPr>
          <w:rFonts w:ascii="MetaNormalLF-Roman" w:hAnsi="MetaNormalLF-Roman"/>
        </w:rPr>
      </w:pPr>
      <w:r w:rsidRPr="0078391F">
        <w:rPr>
          <w:rFonts w:ascii="MetaNormalLF-Roman" w:hAnsi="MetaNormalLF-Roman"/>
        </w:rPr>
        <w:lastRenderedPageBreak/>
        <w:t xml:space="preserve">Das </w:t>
      </w:r>
      <w:r w:rsidR="001934A3">
        <w:rPr>
          <w:rFonts w:ascii="MetaNormalLF-Roman" w:hAnsi="MetaNormalLF-Roman"/>
        </w:rPr>
        <w:t>Business-Tax-Panel</w:t>
      </w:r>
      <w:r w:rsidRPr="0078391F">
        <w:rPr>
          <w:rFonts w:ascii="MetaNormalLF-Roman" w:hAnsi="MetaNormalLF-Roman"/>
        </w:rPr>
        <w:t xml:space="preserve"> </w:t>
      </w:r>
      <w:r w:rsidR="00200D37">
        <w:rPr>
          <w:rFonts w:ascii="MetaNormalLF-Roman" w:hAnsi="MetaNormalLF-Roman"/>
        </w:rPr>
        <w:t>ent</w:t>
      </w:r>
      <w:r w:rsidRPr="0078391F">
        <w:rPr>
          <w:rFonts w:ascii="MetaNormalLF-Roman" w:hAnsi="MetaNormalLF-Roman"/>
        </w:rPr>
        <w:t>hält Informationen zu den verschiedenen Unternehmenssteuern für die Jahre 2013 bis 2018.</w:t>
      </w:r>
      <w:r w:rsidR="009031D8" w:rsidRPr="0078391F">
        <w:rPr>
          <w:rFonts w:ascii="MetaNormalLF-Roman" w:hAnsi="MetaNormalLF-Roman"/>
        </w:rPr>
        <w:t xml:space="preserve"> </w:t>
      </w:r>
      <w:r w:rsidR="003E2A00" w:rsidRPr="0078391F">
        <w:rPr>
          <w:rFonts w:ascii="MetaNormalLF-Roman" w:hAnsi="MetaNormalLF-Roman"/>
        </w:rPr>
        <w:t xml:space="preserve">Das </w:t>
      </w:r>
      <w:proofErr w:type="spellStart"/>
      <w:r w:rsidR="003E2A00" w:rsidRPr="0078391F">
        <w:rPr>
          <w:rFonts w:ascii="MetaNormalLF-Roman" w:hAnsi="MetaNormalLF-Roman"/>
        </w:rPr>
        <w:t>unbalanc</w:t>
      </w:r>
      <w:r w:rsidR="00335A4B">
        <w:rPr>
          <w:rFonts w:ascii="MetaNormalLF-Roman" w:hAnsi="MetaNormalLF-Roman"/>
        </w:rPr>
        <w:t>ierte</w:t>
      </w:r>
      <w:proofErr w:type="spellEnd"/>
      <w:r w:rsidR="00335A4B">
        <w:rPr>
          <w:rFonts w:ascii="MetaNormalLF-Roman" w:hAnsi="MetaNormalLF-Roman"/>
        </w:rPr>
        <w:t xml:space="preserve"> Panel</w:t>
      </w:r>
      <w:r w:rsidR="00FA6783">
        <w:rPr>
          <w:rStyle w:val="Funotenzeichen"/>
          <w:rFonts w:ascii="MetaNormalLF-Roman" w:hAnsi="MetaNormalLF-Roman"/>
        </w:rPr>
        <w:footnoteReference w:id="9"/>
      </w:r>
      <w:r w:rsidR="00335A4B">
        <w:rPr>
          <w:rFonts w:ascii="MetaNormalLF-Roman" w:hAnsi="MetaNormalLF-Roman"/>
        </w:rPr>
        <w:t xml:space="preserve"> umfasst über 50 Millionen</w:t>
      </w:r>
      <w:r w:rsidR="00E32630" w:rsidRPr="0078391F">
        <w:rPr>
          <w:rFonts w:ascii="MetaNormalLF-Roman" w:hAnsi="MetaNormalLF-Roman"/>
        </w:rPr>
        <w:t xml:space="preserve"> Beobachtungen.</w:t>
      </w:r>
      <w:ins w:id="95" w:author="Kristiansen, Annette (H36)" w:date="2023-07-24T14:07:00Z">
        <w:r w:rsidR="001B0C1A">
          <w:rPr>
            <w:rFonts w:ascii="MetaNormalLF-Roman" w:hAnsi="MetaNormalLF-Roman"/>
          </w:rPr>
          <w:t xml:space="preserve"> </w:t>
        </w:r>
        <w:commentRangeStart w:id="96"/>
        <w:r w:rsidR="001B0C1A">
          <w:rPr>
            <w:rFonts w:ascii="MetaNormalLF-Roman" w:hAnsi="MetaNormalLF-Roman"/>
          </w:rPr>
          <w:t>Zu beachten gilt, dass Einheiten</w:t>
        </w:r>
      </w:ins>
      <w:ins w:id="97" w:author="Kristiansen, Annette (H36)" w:date="2023-07-24T14:08:00Z">
        <w:r w:rsidR="001B0C1A">
          <w:rPr>
            <w:rFonts w:ascii="MetaNormalLF-Roman" w:hAnsi="MetaNormalLF-Roman"/>
          </w:rPr>
          <w:t xml:space="preserve"> zum Beispiel aufgrund ihrer </w:t>
        </w:r>
      </w:ins>
      <w:ins w:id="98" w:author="Kristiansen, Annette (H36)" w:date="2023-07-24T14:07:00Z">
        <w:r w:rsidR="001B0C1A">
          <w:rPr>
            <w:rFonts w:ascii="MetaNormalLF-Roman" w:hAnsi="MetaNormalLF-Roman"/>
          </w:rPr>
          <w:t xml:space="preserve">Rechtsform oder </w:t>
        </w:r>
      </w:ins>
      <w:ins w:id="99" w:author="Kristiansen, Annette (H36)" w:date="2023-07-24T14:09:00Z">
        <w:r w:rsidR="001B0C1A">
          <w:rPr>
            <w:rFonts w:ascii="MetaNormalLF-Roman" w:hAnsi="MetaNormalLF-Roman"/>
          </w:rPr>
          <w:t xml:space="preserve">je nach </w:t>
        </w:r>
      </w:ins>
      <w:proofErr w:type="spellStart"/>
      <w:ins w:id="100" w:author="Kristiansen, Annette (H36)" w:date="2023-07-24T14:07:00Z">
        <w:r w:rsidR="001B0C1A">
          <w:rPr>
            <w:rFonts w:ascii="MetaNormalLF-Roman" w:hAnsi="MetaNormalLF-Roman"/>
          </w:rPr>
          <w:t>Grenzen</w:t>
        </w:r>
      </w:ins>
      <w:ins w:id="101" w:author="Kristiansen, Annette (H36)" w:date="2023-07-24T14:08:00Z">
        <w:r w:rsidR="001B0C1A">
          <w:rPr>
            <w:rFonts w:ascii="MetaNormalLF-Roman" w:hAnsi="MetaNormalLF-Roman"/>
          </w:rPr>
          <w:t>werten</w:t>
        </w:r>
        <w:proofErr w:type="spellEnd"/>
        <w:r w:rsidR="001B0C1A">
          <w:rPr>
            <w:rFonts w:ascii="MetaNormalLF-Roman" w:hAnsi="MetaNormalLF-Roman"/>
          </w:rPr>
          <w:t xml:space="preserve"> (siehe Umsatzsteuer-Voranmeldung) nicht </w:t>
        </w:r>
      </w:ins>
      <w:ins w:id="102" w:author="Kristiansen, Annette (H36)" w:date="2023-07-24T14:09:00Z">
        <w:r w:rsidR="001B0C1A">
          <w:rPr>
            <w:rFonts w:ascii="MetaNormalLF-Roman" w:hAnsi="MetaNormalLF-Roman"/>
          </w:rPr>
          <w:t xml:space="preserve">in jedem Jahr und/oder </w:t>
        </w:r>
      </w:ins>
      <w:ins w:id="103" w:author="Kristiansen, Annette (H36)" w:date="2023-07-24T14:08:00Z">
        <w:r w:rsidR="001B0C1A">
          <w:rPr>
            <w:rFonts w:ascii="MetaNormalLF-Roman" w:hAnsi="MetaNormalLF-Roman"/>
          </w:rPr>
          <w:t xml:space="preserve">in jeder </w:t>
        </w:r>
      </w:ins>
      <w:ins w:id="104" w:author="Kristiansen, Annette (H36)" w:date="2023-07-24T14:09:00Z">
        <w:r w:rsidR="001B0C1A">
          <w:rPr>
            <w:rFonts w:ascii="MetaNormalLF-Roman" w:hAnsi="MetaNormalLF-Roman"/>
          </w:rPr>
          <w:t>Statistik</w:t>
        </w:r>
      </w:ins>
      <w:ins w:id="105" w:author="Kristiansen, Annette (H36)" w:date="2023-07-24T14:08:00Z">
        <w:r w:rsidR="001B0C1A">
          <w:rPr>
            <w:rFonts w:ascii="MetaNormalLF-Roman" w:hAnsi="MetaNormalLF-Roman"/>
          </w:rPr>
          <w:t xml:space="preserve"> </w:t>
        </w:r>
      </w:ins>
      <w:ins w:id="106" w:author="Kristiansen, Annette (H36)" w:date="2023-07-24T14:09:00Z">
        <w:r w:rsidR="001B0C1A">
          <w:rPr>
            <w:rFonts w:ascii="MetaNormalLF-Roman" w:hAnsi="MetaNormalLF-Roman"/>
          </w:rPr>
          <w:t>vertreten sein müssen.</w:t>
        </w:r>
      </w:ins>
      <w:commentRangeEnd w:id="96"/>
      <w:ins w:id="107" w:author="Kristiansen, Annette (H36)" w:date="2023-07-24T14:10:00Z">
        <w:r w:rsidR="001B0C1A">
          <w:rPr>
            <w:rStyle w:val="Kommentarzeichen"/>
          </w:rPr>
          <w:commentReference w:id="96"/>
        </w:r>
      </w:ins>
      <w:ins w:id="108" w:author="Kristiansen, Annette (H36)" w:date="2023-07-24T14:09:00Z">
        <w:r w:rsidR="001B0C1A">
          <w:rPr>
            <w:rFonts w:ascii="MetaNormalLF-Roman" w:hAnsi="MetaNormalLF-Roman"/>
          </w:rPr>
          <w:t xml:space="preserve"> </w:t>
        </w:r>
      </w:ins>
      <w:del w:id="109" w:author="Kristiansen, Annette (H36)" w:date="2023-07-24T14:06:00Z">
        <w:r w:rsidR="003E2A00" w:rsidRPr="0078391F" w:rsidDel="001B0C1A">
          <w:rPr>
            <w:rFonts w:ascii="MetaNormalLF-Roman" w:hAnsi="MetaNormalLF-Roman"/>
          </w:rPr>
          <w:delText xml:space="preserve"> </w:delText>
        </w:r>
      </w:del>
      <w:r w:rsidR="006D574A" w:rsidRPr="0078391F">
        <w:rPr>
          <w:rFonts w:ascii="MetaNormalLF-Roman" w:hAnsi="MetaNormalLF-Roman"/>
        </w:rPr>
        <w:t>D</w:t>
      </w:r>
      <w:r w:rsidR="00E32630" w:rsidRPr="0078391F">
        <w:rPr>
          <w:rFonts w:ascii="MetaNormalLF-Roman" w:hAnsi="MetaNormalLF-Roman"/>
        </w:rPr>
        <w:t xml:space="preserve">ie Hälfte </w:t>
      </w:r>
      <w:r w:rsidR="006D574A" w:rsidRPr="0078391F">
        <w:rPr>
          <w:rFonts w:ascii="MetaNormalLF-Roman" w:hAnsi="MetaNormalLF-Roman"/>
        </w:rPr>
        <w:t>d</w:t>
      </w:r>
      <w:r w:rsidR="00E32630" w:rsidRPr="0078391F">
        <w:rPr>
          <w:rFonts w:ascii="MetaNormalLF-Roman" w:hAnsi="MetaNormalLF-Roman"/>
        </w:rPr>
        <w:t>er Beobachtung</w:t>
      </w:r>
      <w:r w:rsidR="008F53CF">
        <w:rPr>
          <w:rFonts w:ascii="MetaNormalLF-Roman" w:hAnsi="MetaNormalLF-Roman"/>
        </w:rPr>
        <w:t>en</w:t>
      </w:r>
      <w:r w:rsidR="00E32630" w:rsidRPr="0078391F">
        <w:rPr>
          <w:rFonts w:ascii="MetaNormalLF-Roman" w:hAnsi="MetaNormalLF-Roman"/>
        </w:rPr>
        <w:t xml:space="preserve"> weist Informationen aus mindestens </w:t>
      </w:r>
      <w:r w:rsidR="00EA7DCF">
        <w:rPr>
          <w:rFonts w:ascii="MetaNormalLF-Roman" w:hAnsi="MetaNormalLF-Roman"/>
        </w:rPr>
        <w:t>drei</w:t>
      </w:r>
      <w:r w:rsidR="00EA7DCF" w:rsidRPr="0078391F">
        <w:rPr>
          <w:rFonts w:ascii="MetaNormalLF-Roman" w:hAnsi="MetaNormalLF-Roman"/>
        </w:rPr>
        <w:t xml:space="preserve"> </w:t>
      </w:r>
      <w:r w:rsidR="00E32630" w:rsidRPr="0078391F">
        <w:rPr>
          <w:rFonts w:ascii="MetaNormalLF-Roman" w:hAnsi="MetaNormalLF-Roman"/>
        </w:rPr>
        <w:t>S</w:t>
      </w:r>
      <w:del w:id="110" w:author="Annette Meyerhoff" w:date="2023-07-24T18:10:00Z">
        <w:r w:rsidR="00754844" w:rsidRPr="0078391F" w:rsidDel="004913C9">
          <w:rPr>
            <w:rFonts w:ascii="MetaNormalLF-Roman" w:hAnsi="MetaNormalLF-Roman"/>
          </w:rPr>
          <w:delText>teuers</w:delText>
        </w:r>
      </w:del>
      <w:r w:rsidR="00E32630" w:rsidRPr="0078391F">
        <w:rPr>
          <w:rFonts w:ascii="MetaNormalLF-Roman" w:hAnsi="MetaNormalLF-Roman"/>
        </w:rPr>
        <w:t>tatistiken</w:t>
      </w:r>
      <w:r w:rsidR="005F2705" w:rsidRPr="0078391F">
        <w:rPr>
          <w:rFonts w:ascii="MetaNormalLF-Roman" w:hAnsi="MetaNormalLF-Roman"/>
        </w:rPr>
        <w:t xml:space="preserve"> </w:t>
      </w:r>
      <w:r w:rsidR="008F53CF" w:rsidRPr="0078391F">
        <w:rPr>
          <w:rFonts w:ascii="MetaNormalLF-Roman" w:hAnsi="MetaNormalLF-Roman"/>
        </w:rPr>
        <w:t>auf</w:t>
      </w:r>
      <w:r w:rsidR="008F53CF">
        <w:rPr>
          <w:rFonts w:ascii="MetaNormalLF-Roman" w:hAnsi="MetaNormalLF-Roman"/>
        </w:rPr>
        <w:t xml:space="preserve">, bei </w:t>
      </w:r>
      <w:r w:rsidR="008F53CF" w:rsidRPr="0078391F">
        <w:rPr>
          <w:rFonts w:ascii="MetaNormalLF-Roman" w:hAnsi="MetaNormalLF-Roman"/>
        </w:rPr>
        <w:t>ein</w:t>
      </w:r>
      <w:r w:rsidR="008F53CF">
        <w:rPr>
          <w:rFonts w:ascii="MetaNormalLF-Roman" w:hAnsi="MetaNormalLF-Roman"/>
        </w:rPr>
        <w:t>em</w:t>
      </w:r>
      <w:r w:rsidR="008F53CF" w:rsidRPr="0078391F">
        <w:rPr>
          <w:rFonts w:ascii="MetaNormalLF-Roman" w:hAnsi="MetaNormalLF-Roman"/>
        </w:rPr>
        <w:t xml:space="preserve"> Drittel </w:t>
      </w:r>
      <w:r w:rsidR="00200D37">
        <w:rPr>
          <w:rFonts w:ascii="MetaNormalLF-Roman" w:hAnsi="MetaNormalLF-Roman"/>
        </w:rPr>
        <w:t xml:space="preserve">der Beobachtungen </w:t>
      </w:r>
      <w:r w:rsidR="008F53CF">
        <w:rPr>
          <w:rFonts w:ascii="MetaNormalLF-Roman" w:hAnsi="MetaNormalLF-Roman"/>
        </w:rPr>
        <w:t xml:space="preserve">stammen die Informationen aus </w:t>
      </w:r>
      <w:r w:rsidR="00EA7DCF">
        <w:rPr>
          <w:rFonts w:ascii="MetaNormalLF-Roman" w:hAnsi="MetaNormalLF-Roman"/>
        </w:rPr>
        <w:t>vier</w:t>
      </w:r>
      <w:r w:rsidR="00EA7DCF" w:rsidRPr="0078391F">
        <w:rPr>
          <w:rFonts w:ascii="MetaNormalLF-Roman" w:hAnsi="MetaNormalLF-Roman"/>
        </w:rPr>
        <w:t xml:space="preserve"> </w:t>
      </w:r>
      <w:commentRangeStart w:id="111"/>
      <w:r w:rsidR="006D574A" w:rsidRPr="0078391F">
        <w:rPr>
          <w:rFonts w:ascii="MetaNormalLF-Roman" w:hAnsi="MetaNormalLF-Roman"/>
        </w:rPr>
        <w:t>S</w:t>
      </w:r>
      <w:del w:id="112" w:author="Kristiansen, Annette (H36)" w:date="2023-07-24T13:08:00Z">
        <w:r w:rsidR="00754844" w:rsidRPr="0078391F" w:rsidDel="00264D74">
          <w:rPr>
            <w:rFonts w:ascii="MetaNormalLF-Roman" w:hAnsi="MetaNormalLF-Roman"/>
          </w:rPr>
          <w:delText>teuers</w:delText>
        </w:r>
      </w:del>
      <w:r w:rsidR="006D574A" w:rsidRPr="0078391F">
        <w:rPr>
          <w:rFonts w:ascii="MetaNormalLF-Roman" w:hAnsi="MetaNormalLF-Roman"/>
        </w:rPr>
        <w:t>tatistiken</w:t>
      </w:r>
      <w:commentRangeEnd w:id="111"/>
      <w:r w:rsidR="00264D74">
        <w:rPr>
          <w:rStyle w:val="Kommentarzeichen"/>
        </w:rPr>
        <w:commentReference w:id="111"/>
      </w:r>
      <w:r w:rsidR="003E2A00" w:rsidRPr="0078391F">
        <w:rPr>
          <w:rFonts w:ascii="MetaNormalLF-Roman" w:hAnsi="MetaNormalLF-Roman"/>
        </w:rPr>
        <w:t>.</w:t>
      </w:r>
      <w:r w:rsidR="00FC4930" w:rsidRPr="0078391F">
        <w:rPr>
          <w:rFonts w:ascii="MetaNormalLF-Roman" w:hAnsi="MetaNormalLF-Roman"/>
        </w:rPr>
        <w:t xml:space="preserve"> </w:t>
      </w:r>
      <w:commentRangeStart w:id="113"/>
      <w:r w:rsidR="008709FD" w:rsidRPr="0078391F">
        <w:rPr>
          <w:rFonts w:ascii="MetaNormalLF-Roman" w:hAnsi="MetaNormalLF-Roman"/>
        </w:rPr>
        <w:t>D</w:t>
      </w:r>
      <w:r w:rsidR="00DF1922" w:rsidRPr="0078391F">
        <w:rPr>
          <w:rFonts w:ascii="MetaNormalLF-Roman" w:hAnsi="MetaNormalLF-Roman"/>
        </w:rPr>
        <w:t xml:space="preserve">ie Gewerbe-, </w:t>
      </w:r>
      <w:ins w:id="114" w:author="Annette Meyerhoff" w:date="2023-07-24T18:12:00Z">
        <w:r w:rsidR="00055EAF">
          <w:rPr>
            <w:rFonts w:ascii="MetaNormalLF-Roman" w:hAnsi="MetaNormalLF-Roman"/>
          </w:rPr>
          <w:t xml:space="preserve">die </w:t>
        </w:r>
      </w:ins>
      <w:r w:rsidR="00DF1922" w:rsidRPr="0078391F">
        <w:rPr>
          <w:rFonts w:ascii="MetaNormalLF-Roman" w:hAnsi="MetaNormalLF-Roman"/>
        </w:rPr>
        <w:t>Körperschaft-</w:t>
      </w:r>
      <w:ins w:id="115" w:author="Annette Meyerhoff" w:date="2023-07-24T18:12:00Z">
        <w:r w:rsidR="00055EAF">
          <w:rPr>
            <w:rFonts w:ascii="MetaNormalLF-Roman" w:hAnsi="MetaNormalLF-Roman"/>
          </w:rPr>
          <w:t>,</w:t>
        </w:r>
      </w:ins>
      <w:del w:id="116" w:author="Annette Meyerhoff" w:date="2023-07-24T18:12:00Z">
        <w:r w:rsidR="00DF1922" w:rsidRPr="0078391F" w:rsidDel="00055EAF">
          <w:rPr>
            <w:rFonts w:ascii="MetaNormalLF-Roman" w:hAnsi="MetaNormalLF-Roman"/>
          </w:rPr>
          <w:delText xml:space="preserve"> und </w:delText>
        </w:r>
      </w:del>
      <w:ins w:id="117" w:author="Annette Meyerhoff" w:date="2023-07-24T18:12:00Z">
        <w:r w:rsidR="00055EAF">
          <w:rPr>
            <w:rFonts w:ascii="MetaNormalLF-Roman" w:hAnsi="MetaNormalLF-Roman"/>
          </w:rPr>
          <w:t xml:space="preserve">die </w:t>
        </w:r>
      </w:ins>
      <w:r w:rsidR="00DF1922" w:rsidRPr="0078391F">
        <w:rPr>
          <w:rFonts w:ascii="MetaNormalLF-Roman" w:hAnsi="MetaNormalLF-Roman"/>
        </w:rPr>
        <w:t>Umsatzsteuerstatistiken</w:t>
      </w:r>
      <w:ins w:id="118" w:author="Annette Meyerhoff" w:date="2023-07-24T18:12:00Z">
        <w:r w:rsidR="00055EAF">
          <w:rPr>
            <w:rFonts w:ascii="MetaNormalLF-Roman" w:hAnsi="MetaNormalLF-Roman"/>
          </w:rPr>
          <w:t>,</w:t>
        </w:r>
      </w:ins>
      <w:del w:id="119" w:author="Annette Meyerhoff" w:date="2023-07-24T18:12:00Z">
        <w:r w:rsidR="00DF1922" w:rsidRPr="0078391F" w:rsidDel="00055EAF">
          <w:rPr>
            <w:rFonts w:ascii="MetaNormalLF-Roman" w:hAnsi="MetaNormalLF-Roman"/>
          </w:rPr>
          <w:delText xml:space="preserve"> sowie </w:delText>
        </w:r>
      </w:del>
      <w:ins w:id="120" w:author="Annette Meyerhoff" w:date="2023-07-24T18:13:00Z">
        <w:r w:rsidR="00055EAF">
          <w:rPr>
            <w:rFonts w:ascii="MetaNormalLF-Roman" w:hAnsi="MetaNormalLF-Roman"/>
          </w:rPr>
          <w:t xml:space="preserve"> </w:t>
        </w:r>
      </w:ins>
      <w:r w:rsidR="00DF1922" w:rsidRPr="0078391F">
        <w:rPr>
          <w:rFonts w:ascii="MetaNormalLF-Roman" w:hAnsi="MetaNormalLF-Roman"/>
        </w:rPr>
        <w:t>die Statistik über die Personengesellschaften und Gemeinschaften</w:t>
      </w:r>
      <w:ins w:id="121" w:author="Annette Meyerhoff" w:date="2023-07-24T18:13:00Z">
        <w:r w:rsidR="00055EAF">
          <w:rPr>
            <w:rFonts w:ascii="MetaNormalLF-Roman" w:hAnsi="MetaNormalLF-Roman"/>
          </w:rPr>
          <w:t xml:space="preserve"> sowie die Anlage Einnahmenüberschussrechnung</w:t>
        </w:r>
      </w:ins>
      <w:r w:rsidR="00DF1922" w:rsidRPr="0078391F">
        <w:rPr>
          <w:rFonts w:ascii="MetaNormalLF-Roman" w:hAnsi="MetaNormalLF-Roman"/>
        </w:rPr>
        <w:t xml:space="preserve"> liegen</w:t>
      </w:r>
      <w:r w:rsidR="008709FD" w:rsidRPr="0078391F">
        <w:rPr>
          <w:rFonts w:ascii="MetaNormalLF-Roman" w:hAnsi="MetaNormalLF-Roman"/>
        </w:rPr>
        <w:t xml:space="preserve"> jeweils</w:t>
      </w:r>
      <w:r w:rsidR="00DF1922" w:rsidRPr="0078391F">
        <w:rPr>
          <w:rFonts w:ascii="MetaNormalLF-Roman" w:hAnsi="MetaNormalLF-Roman"/>
        </w:rPr>
        <w:t xml:space="preserve"> vollständig vor, sodass</w:t>
      </w:r>
      <w:r w:rsidR="008709FD" w:rsidRPr="0078391F">
        <w:rPr>
          <w:rFonts w:ascii="MetaNormalLF-Roman" w:hAnsi="MetaNormalLF-Roman"/>
        </w:rPr>
        <w:t xml:space="preserve"> steuerstatistikspezifische Auswertungen sowie steuerstatistikübergreifende Auswertungen </w:t>
      </w:r>
      <w:r w:rsidR="004958C7">
        <w:rPr>
          <w:rFonts w:ascii="MetaNormalLF-Roman" w:hAnsi="MetaNormalLF-Roman"/>
        </w:rPr>
        <w:t>möglich</w:t>
      </w:r>
      <w:r w:rsidR="004958C7" w:rsidRPr="0078391F">
        <w:rPr>
          <w:rFonts w:ascii="MetaNormalLF-Roman" w:hAnsi="MetaNormalLF-Roman"/>
        </w:rPr>
        <w:t xml:space="preserve"> </w:t>
      </w:r>
      <w:r w:rsidR="008709FD" w:rsidRPr="0078391F">
        <w:rPr>
          <w:rFonts w:ascii="MetaNormalLF-Roman" w:hAnsi="MetaNormalLF-Roman"/>
        </w:rPr>
        <w:t>sind</w:t>
      </w:r>
      <w:r w:rsidR="00DF1922" w:rsidRPr="0078391F">
        <w:rPr>
          <w:rFonts w:ascii="MetaNormalLF-Roman" w:hAnsi="MetaNormalLF-Roman"/>
        </w:rPr>
        <w:t xml:space="preserve">. </w:t>
      </w:r>
      <w:commentRangeEnd w:id="113"/>
      <w:r w:rsidR="00055EAF">
        <w:rPr>
          <w:rStyle w:val="Kommentarzeichen"/>
        </w:rPr>
        <w:commentReference w:id="113"/>
      </w:r>
    </w:p>
    <w:p w14:paraId="3CA11059" w14:textId="0973E33D" w:rsidR="003960E2" w:rsidRPr="0078391F" w:rsidRDefault="00D47324" w:rsidP="008A598B">
      <w:pPr>
        <w:spacing w:before="120" w:after="120" w:line="360" w:lineRule="auto"/>
        <w:jc w:val="both"/>
        <w:rPr>
          <w:rFonts w:ascii="MetaNormalLF-Roman" w:hAnsi="MetaNormalLF-Roman"/>
        </w:rPr>
      </w:pPr>
      <w:r w:rsidRPr="0078391F">
        <w:rPr>
          <w:rFonts w:ascii="MetaNormalLF-Roman" w:hAnsi="MetaNormalLF-Roman"/>
        </w:rPr>
        <w:t xml:space="preserve">Aufgrund der </w:t>
      </w:r>
      <w:r w:rsidR="008F53CF">
        <w:rPr>
          <w:rFonts w:ascii="MetaNormalLF-Roman" w:hAnsi="MetaNormalLF-Roman"/>
        </w:rPr>
        <w:t>mehr als</w:t>
      </w:r>
      <w:r w:rsidRPr="0078391F">
        <w:rPr>
          <w:rFonts w:ascii="MetaNormalLF-Roman" w:hAnsi="MetaNormalLF-Roman"/>
        </w:rPr>
        <w:t xml:space="preserve"> </w:t>
      </w:r>
      <w:r w:rsidR="008F53CF" w:rsidRPr="0078391F">
        <w:rPr>
          <w:rFonts w:ascii="MetaNormalLF-Roman" w:hAnsi="MetaNormalLF-Roman"/>
        </w:rPr>
        <w:t>2</w:t>
      </w:r>
      <w:r w:rsidR="008F53CF">
        <w:rPr>
          <w:rFonts w:ascii="MetaNormalLF-Roman" w:hAnsi="MetaNormalLF-Roman"/>
        </w:rPr>
        <w:t> </w:t>
      </w:r>
      <w:r w:rsidR="008F53CF" w:rsidRPr="0078391F">
        <w:rPr>
          <w:rFonts w:ascii="MetaNormalLF-Roman" w:hAnsi="MetaNormalLF-Roman"/>
        </w:rPr>
        <w:t xml:space="preserve">000 </w:t>
      </w:r>
      <w:r w:rsidR="008F1A0B" w:rsidRPr="0078391F">
        <w:rPr>
          <w:rFonts w:ascii="MetaNormalLF-Roman" w:hAnsi="MetaNormalLF-Roman"/>
        </w:rPr>
        <w:t xml:space="preserve">verfügbaren </w:t>
      </w:r>
      <w:r w:rsidRPr="0078391F">
        <w:rPr>
          <w:rFonts w:ascii="MetaNormalLF-Roman" w:hAnsi="MetaNormalLF-Roman"/>
        </w:rPr>
        <w:t>Variablen</w:t>
      </w:r>
      <w:r w:rsidR="005F2705" w:rsidRPr="0078391F">
        <w:rPr>
          <w:rFonts w:ascii="MetaNormalLF-Roman" w:hAnsi="MetaNormalLF-Roman"/>
        </w:rPr>
        <w:t xml:space="preserve"> </w:t>
      </w:r>
      <w:r w:rsidR="00817F2F" w:rsidRPr="0078391F">
        <w:rPr>
          <w:rFonts w:ascii="MetaNormalLF-Roman" w:hAnsi="MetaNormalLF-Roman"/>
        </w:rPr>
        <w:t xml:space="preserve">sowie </w:t>
      </w:r>
      <w:r w:rsidR="00A62E32" w:rsidRPr="0078391F">
        <w:rPr>
          <w:rFonts w:ascii="MetaNormalLF-Roman" w:hAnsi="MetaNormalLF-Roman"/>
        </w:rPr>
        <w:t>mögliche</w:t>
      </w:r>
      <w:r w:rsidR="00EA7DCF">
        <w:rPr>
          <w:rFonts w:ascii="MetaNormalLF-Roman" w:hAnsi="MetaNormalLF-Roman"/>
        </w:rPr>
        <w:t>n</w:t>
      </w:r>
      <w:r w:rsidR="00A62E32" w:rsidRPr="0078391F">
        <w:rPr>
          <w:rFonts w:ascii="MetaNormalLF-Roman" w:hAnsi="MetaNormalLF-Roman"/>
        </w:rPr>
        <w:t xml:space="preserve"> </w:t>
      </w:r>
      <w:r w:rsidR="00817F2F" w:rsidRPr="0078391F">
        <w:rPr>
          <w:rFonts w:ascii="MetaNormalLF-Roman" w:hAnsi="MetaNormalLF-Roman"/>
        </w:rPr>
        <w:t>jährliche</w:t>
      </w:r>
      <w:r w:rsidR="00EA7DCF">
        <w:rPr>
          <w:rFonts w:ascii="MetaNormalLF-Roman" w:hAnsi="MetaNormalLF-Roman"/>
        </w:rPr>
        <w:t>n</w:t>
      </w:r>
      <w:r w:rsidR="00F7317C" w:rsidRPr="0078391F">
        <w:rPr>
          <w:rFonts w:ascii="MetaNormalLF-Roman" w:hAnsi="MetaNormalLF-Roman"/>
        </w:rPr>
        <w:t xml:space="preserve"> Änderungen </w:t>
      </w:r>
      <w:r w:rsidR="00817F2F" w:rsidRPr="0078391F">
        <w:rPr>
          <w:rFonts w:ascii="MetaNormalLF-Roman" w:hAnsi="MetaNormalLF-Roman"/>
        </w:rPr>
        <w:t xml:space="preserve">der Kennziffern </w:t>
      </w:r>
      <w:r w:rsidR="008F53CF">
        <w:rPr>
          <w:rFonts w:ascii="MetaNormalLF-Roman" w:hAnsi="MetaNormalLF-Roman"/>
        </w:rPr>
        <w:t>erfolgt</w:t>
      </w:r>
      <w:r w:rsidR="008F53CF" w:rsidRPr="0078391F">
        <w:rPr>
          <w:rFonts w:ascii="MetaNormalLF-Roman" w:hAnsi="MetaNormalLF-Roman"/>
        </w:rPr>
        <w:t xml:space="preserve"> </w:t>
      </w:r>
      <w:r w:rsidRPr="0078391F">
        <w:rPr>
          <w:rFonts w:ascii="MetaNormalLF-Roman" w:hAnsi="MetaNormalLF-Roman"/>
        </w:rPr>
        <w:t xml:space="preserve">eine Auswahl </w:t>
      </w:r>
      <w:r w:rsidR="00817F2F" w:rsidRPr="0078391F">
        <w:rPr>
          <w:rFonts w:ascii="MetaNormalLF-Roman" w:hAnsi="MetaNormalLF-Roman"/>
        </w:rPr>
        <w:t>an Variablen</w:t>
      </w:r>
      <w:r w:rsidR="008F53CF">
        <w:rPr>
          <w:rFonts w:ascii="MetaNormalLF-Roman" w:hAnsi="MetaNormalLF-Roman"/>
        </w:rPr>
        <w:t>,</w:t>
      </w:r>
      <w:r w:rsidR="00817F2F" w:rsidRPr="0078391F">
        <w:rPr>
          <w:rFonts w:ascii="MetaNormalLF-Roman" w:hAnsi="MetaNormalLF-Roman"/>
        </w:rPr>
        <w:t xml:space="preserve"> </w:t>
      </w:r>
      <w:r w:rsidR="008F53CF">
        <w:rPr>
          <w:rFonts w:ascii="MetaNormalLF-Roman" w:hAnsi="MetaNormalLF-Roman"/>
        </w:rPr>
        <w:t>deren</w:t>
      </w:r>
      <w:r w:rsidR="00817F2F" w:rsidRPr="0078391F">
        <w:rPr>
          <w:rFonts w:ascii="MetaNormalLF-Roman" w:hAnsi="MetaNormalLF-Roman"/>
        </w:rPr>
        <w:t xml:space="preserve"> jährliche Änderungen</w:t>
      </w:r>
      <w:r w:rsidR="00BC37A9">
        <w:rPr>
          <w:rFonts w:ascii="MetaNormalLF-Roman" w:hAnsi="MetaNormalLF-Roman"/>
        </w:rPr>
        <w:t xml:space="preserve"> </w:t>
      </w:r>
      <w:r w:rsidR="00817F2F" w:rsidRPr="0078391F">
        <w:rPr>
          <w:rFonts w:ascii="MetaNormalLF-Roman" w:hAnsi="MetaNormalLF-Roman"/>
        </w:rPr>
        <w:t>berücksichtigt</w:t>
      </w:r>
      <w:r w:rsidR="008F53CF">
        <w:rPr>
          <w:rFonts w:ascii="MetaNormalLF-Roman" w:hAnsi="MetaNormalLF-Roman"/>
        </w:rPr>
        <w:t xml:space="preserve"> werden</w:t>
      </w:r>
      <w:r w:rsidRPr="0078391F">
        <w:rPr>
          <w:rFonts w:ascii="MetaNormalLF-Roman" w:hAnsi="MetaNormalLF-Roman"/>
        </w:rPr>
        <w:t xml:space="preserve">. </w:t>
      </w:r>
      <w:r w:rsidR="00116359" w:rsidRPr="0078391F">
        <w:rPr>
          <w:rFonts w:ascii="MetaNormalLF-Roman" w:hAnsi="MetaNormalLF-Roman"/>
        </w:rPr>
        <w:t>F</w:t>
      </w:r>
      <w:r w:rsidRPr="0078391F">
        <w:rPr>
          <w:rFonts w:ascii="MetaNormalLF-Roman" w:hAnsi="MetaNormalLF-Roman"/>
        </w:rPr>
        <w:t xml:space="preserve">ür die Auswahl </w:t>
      </w:r>
      <w:r w:rsidR="00116359" w:rsidRPr="0078391F">
        <w:rPr>
          <w:rFonts w:ascii="MetaNormalLF-Roman" w:hAnsi="MetaNormalLF-Roman"/>
        </w:rPr>
        <w:t xml:space="preserve">dienten </w:t>
      </w:r>
      <w:r w:rsidRPr="0078391F">
        <w:rPr>
          <w:rFonts w:ascii="MetaNormalLF-Roman" w:hAnsi="MetaNormalLF-Roman"/>
        </w:rPr>
        <w:t xml:space="preserve">die </w:t>
      </w:r>
      <w:r w:rsidR="000A37D8" w:rsidRPr="0078391F">
        <w:rPr>
          <w:rFonts w:ascii="MetaNormalLF-Roman" w:hAnsi="MetaNormalLF-Roman"/>
        </w:rPr>
        <w:t xml:space="preserve">in </w:t>
      </w:r>
      <w:r w:rsidR="0090571A" w:rsidRPr="0078391F">
        <w:rPr>
          <w:rFonts w:ascii="MetaNormalLF-Roman" w:hAnsi="MetaNormalLF-Roman"/>
        </w:rPr>
        <w:t xml:space="preserve">Fachserien </w:t>
      </w:r>
      <w:r w:rsidR="00C951FA">
        <w:rPr>
          <w:rFonts w:ascii="MetaNormalLF-Roman" w:hAnsi="MetaNormalLF-Roman"/>
        </w:rPr>
        <w:t>beziehungsweise</w:t>
      </w:r>
      <w:r w:rsidR="0090571A" w:rsidRPr="0078391F">
        <w:rPr>
          <w:rFonts w:ascii="MetaNormalLF-Roman" w:hAnsi="MetaNormalLF-Roman"/>
        </w:rPr>
        <w:t xml:space="preserve"> Statistischen Berichte</w:t>
      </w:r>
      <w:r w:rsidR="000C7871" w:rsidRPr="0078391F">
        <w:rPr>
          <w:rFonts w:ascii="MetaNormalLF-Roman" w:hAnsi="MetaNormalLF-Roman"/>
        </w:rPr>
        <w:t>n</w:t>
      </w:r>
      <w:r w:rsidR="0090571A" w:rsidRPr="0078391F">
        <w:rPr>
          <w:rFonts w:ascii="MetaNormalLF-Roman" w:hAnsi="MetaNormalLF-Roman"/>
        </w:rPr>
        <w:t xml:space="preserve"> </w:t>
      </w:r>
      <w:r w:rsidR="00200D37">
        <w:rPr>
          <w:rFonts w:ascii="MetaNormalLF-Roman" w:hAnsi="MetaNormalLF-Roman"/>
        </w:rPr>
        <w:t xml:space="preserve">des Statistischen Bundesamtes </w:t>
      </w:r>
      <w:r w:rsidR="000A37D8" w:rsidRPr="0078391F">
        <w:rPr>
          <w:rFonts w:ascii="MetaNormalLF-Roman" w:hAnsi="MetaNormalLF-Roman"/>
        </w:rPr>
        <w:t xml:space="preserve">veröffentlichten Angaben </w:t>
      </w:r>
      <w:r w:rsidR="0090571A" w:rsidRPr="0078391F">
        <w:rPr>
          <w:rFonts w:ascii="MetaNormalLF-Roman" w:hAnsi="MetaNormalLF-Roman"/>
        </w:rPr>
        <w:t>sowie bisher</w:t>
      </w:r>
      <w:r w:rsidR="008F1A0B" w:rsidRPr="0078391F">
        <w:rPr>
          <w:rFonts w:ascii="MetaNormalLF-Roman" w:hAnsi="MetaNormalLF-Roman"/>
        </w:rPr>
        <w:t>ige</w:t>
      </w:r>
      <w:r w:rsidR="0090571A" w:rsidRPr="0078391F">
        <w:rPr>
          <w:rFonts w:ascii="MetaNormalLF-Roman" w:hAnsi="MetaNormalLF-Roman"/>
        </w:rPr>
        <w:t xml:space="preserve"> Anfragen </w:t>
      </w:r>
      <w:r w:rsidR="000A37D8" w:rsidRPr="0078391F">
        <w:rPr>
          <w:rFonts w:ascii="MetaNormalLF-Roman" w:hAnsi="MetaNormalLF-Roman"/>
        </w:rPr>
        <w:t xml:space="preserve">zu spezifischen Angaben </w:t>
      </w:r>
      <w:r w:rsidR="008F1A0B" w:rsidRPr="0078391F">
        <w:rPr>
          <w:rFonts w:ascii="MetaNormalLF-Roman" w:hAnsi="MetaNormalLF-Roman"/>
        </w:rPr>
        <w:t>seitens Politik und Wissenschaft</w:t>
      </w:r>
      <w:r w:rsidR="00011159" w:rsidRPr="0078391F">
        <w:rPr>
          <w:rFonts w:ascii="MetaNormalLF-Roman" w:hAnsi="MetaNormalLF-Roman"/>
        </w:rPr>
        <w:t xml:space="preserve"> als Orientierung</w:t>
      </w:r>
      <w:r w:rsidR="008F1A0B" w:rsidRPr="0078391F">
        <w:rPr>
          <w:rFonts w:ascii="MetaNormalLF-Roman" w:hAnsi="MetaNormalLF-Roman"/>
        </w:rPr>
        <w:t>.</w:t>
      </w:r>
      <w:r w:rsidR="00403D0A" w:rsidRPr="0078391F">
        <w:rPr>
          <w:rFonts w:ascii="MetaNormalLF-Roman" w:hAnsi="MetaNormalLF-Roman"/>
        </w:rPr>
        <w:t xml:space="preserve"> </w:t>
      </w:r>
      <w:r w:rsidR="001C644E" w:rsidRPr="0078391F">
        <w:rPr>
          <w:rFonts w:ascii="MetaNormalLF-Roman" w:hAnsi="MetaNormalLF-Roman"/>
        </w:rPr>
        <w:t>Die Ordnungsmerkmale (Re</w:t>
      </w:r>
      <w:r w:rsidR="00083134">
        <w:rPr>
          <w:rFonts w:ascii="MetaNormalLF-Roman" w:hAnsi="MetaNormalLF-Roman"/>
        </w:rPr>
        <w:t>chtsform, Wirtschaftszweig und A</w:t>
      </w:r>
      <w:r w:rsidR="001C644E" w:rsidRPr="0078391F">
        <w:rPr>
          <w:rFonts w:ascii="MetaNormalLF-Roman" w:hAnsi="MetaNormalLF-Roman"/>
        </w:rPr>
        <w:t xml:space="preserve">mtlicher Gemeindeschlüssel) werden jeweils </w:t>
      </w:r>
      <w:r w:rsidR="00705E81" w:rsidRPr="00705E81">
        <w:rPr>
          <w:rFonts w:ascii="MetaNormalLF-Roman" w:hAnsi="MetaNormalLF-Roman"/>
        </w:rPr>
        <w:t>aneinandergereiht</w:t>
      </w:r>
      <w:r w:rsidR="001C644E" w:rsidRPr="0078391F">
        <w:rPr>
          <w:rFonts w:ascii="MetaNormalLF-Roman" w:hAnsi="MetaNormalLF-Roman"/>
        </w:rPr>
        <w:t xml:space="preserve">, sodass für jede Statistik die jeweilige Ausprägung der Ordnungsmerkmale verwendet werden kann. Um die Verkettung auflösen zu können wird ein </w:t>
      </w:r>
      <w:r w:rsidR="008F53CF" w:rsidRPr="0078391F">
        <w:rPr>
          <w:rFonts w:ascii="MetaNormalLF-Roman" w:hAnsi="MetaNormalLF-Roman"/>
        </w:rPr>
        <w:t>zusätzlich</w:t>
      </w:r>
      <w:r w:rsidR="008F53CF">
        <w:rPr>
          <w:rFonts w:ascii="MetaNormalLF-Roman" w:hAnsi="MetaNormalLF-Roman"/>
        </w:rPr>
        <w:t>es</w:t>
      </w:r>
      <w:r w:rsidR="008F53CF" w:rsidRPr="0078391F">
        <w:rPr>
          <w:rFonts w:ascii="MetaNormalLF-Roman" w:hAnsi="MetaNormalLF-Roman"/>
        </w:rPr>
        <w:t xml:space="preserve"> </w:t>
      </w:r>
      <w:r w:rsidR="001C644E" w:rsidRPr="0078391F">
        <w:rPr>
          <w:rFonts w:ascii="MetaNormalLF-Roman" w:hAnsi="MetaNormalLF-Roman"/>
        </w:rPr>
        <w:t xml:space="preserve">Merkmal </w:t>
      </w:r>
      <w:r w:rsidR="008F53CF">
        <w:rPr>
          <w:rFonts w:ascii="MetaNormalLF-Roman" w:hAnsi="MetaNormalLF-Roman"/>
        </w:rPr>
        <w:t xml:space="preserve">mit der </w:t>
      </w:r>
      <w:r w:rsidR="008F53CF" w:rsidRPr="0078391F">
        <w:rPr>
          <w:rFonts w:ascii="MetaNormalLF-Roman" w:hAnsi="MetaNormalLF-Roman"/>
        </w:rPr>
        <w:t>Information</w:t>
      </w:r>
      <w:r w:rsidR="008F53CF">
        <w:rPr>
          <w:rFonts w:ascii="MetaNormalLF-Roman" w:hAnsi="MetaNormalLF-Roman"/>
        </w:rPr>
        <w:t xml:space="preserve"> </w:t>
      </w:r>
      <w:r w:rsidR="001C644E" w:rsidRPr="0078391F">
        <w:rPr>
          <w:rFonts w:ascii="MetaNormalLF-Roman" w:hAnsi="MetaNormalLF-Roman"/>
        </w:rPr>
        <w:t xml:space="preserve">eingeführt, </w:t>
      </w:r>
      <w:r w:rsidR="00BC37A9">
        <w:rPr>
          <w:rFonts w:ascii="MetaNormalLF-Roman" w:hAnsi="MetaNormalLF-Roman"/>
        </w:rPr>
        <w:t>in welchen</w:t>
      </w:r>
      <w:r w:rsidR="001C644E" w:rsidRPr="0078391F">
        <w:rPr>
          <w:rFonts w:ascii="MetaNormalLF-Roman" w:hAnsi="MetaNormalLF-Roman"/>
        </w:rPr>
        <w:t xml:space="preserve"> Statistik</w:t>
      </w:r>
      <w:r w:rsidR="00BC37A9">
        <w:rPr>
          <w:rFonts w:ascii="MetaNormalLF-Roman" w:hAnsi="MetaNormalLF-Roman"/>
        </w:rPr>
        <w:t>en</w:t>
      </w:r>
      <w:r w:rsidR="001C644E" w:rsidRPr="0078391F">
        <w:rPr>
          <w:rFonts w:ascii="MetaNormalLF-Roman" w:hAnsi="MetaNormalLF-Roman"/>
        </w:rPr>
        <w:t xml:space="preserve"> die jeweilige Beobachtung enthalten ist. Darüber hinaus wird jeweils ein Ordnungsmerkmal für die umsatz</w:t>
      </w:r>
      <w:r w:rsidR="00083134">
        <w:rPr>
          <w:rFonts w:ascii="MetaNormalLF-Roman" w:hAnsi="MetaNormalLF-Roman"/>
        </w:rPr>
        <w:t>-</w:t>
      </w:r>
      <w:r w:rsidR="001C644E" w:rsidRPr="0078391F">
        <w:rPr>
          <w:rFonts w:ascii="MetaNormalLF-Roman" w:hAnsi="MetaNormalLF-Roman"/>
        </w:rPr>
        <w:t xml:space="preserve"> und ertragsteuerlichen Statistiken gebildet. Insbesondere bei Organkreisen können die Ordnungsmerkmale voneinander abweichen (Buchner </w:t>
      </w:r>
      <w:r w:rsidR="00C533A6">
        <w:rPr>
          <w:rFonts w:ascii="MetaNormalLF-Roman" w:hAnsi="MetaNormalLF-Roman"/>
        </w:rPr>
        <w:t>und andere</w:t>
      </w:r>
      <w:r w:rsidR="005128EF">
        <w:rPr>
          <w:rFonts w:ascii="MetaNormalLF-Roman" w:hAnsi="MetaNormalLF-Roman"/>
        </w:rPr>
        <w:t>,</w:t>
      </w:r>
      <w:r w:rsidR="001C644E" w:rsidRPr="0078391F">
        <w:rPr>
          <w:rFonts w:ascii="MetaNormalLF-Roman" w:hAnsi="MetaNormalLF-Roman"/>
        </w:rPr>
        <w:t xml:space="preserve"> 2022). </w:t>
      </w:r>
      <w:r w:rsidR="00F7317C" w:rsidRPr="0078391F">
        <w:rPr>
          <w:rFonts w:ascii="MetaNormalLF-Roman" w:hAnsi="MetaNormalLF-Roman"/>
        </w:rPr>
        <w:t>Die Auswahl an Variablen soll jedoch nicht abschließend sein</w:t>
      </w:r>
      <w:r w:rsidR="00DF107F" w:rsidRPr="0078391F">
        <w:rPr>
          <w:rFonts w:ascii="MetaNormalLF-Roman" w:hAnsi="MetaNormalLF-Roman"/>
        </w:rPr>
        <w:t xml:space="preserve">. </w:t>
      </w:r>
      <w:r w:rsidR="00F7317C" w:rsidRPr="0078391F">
        <w:rPr>
          <w:rFonts w:ascii="MetaNormalLF-Roman" w:hAnsi="MetaNormalLF-Roman"/>
        </w:rPr>
        <w:t xml:space="preserve">Dies bedeutet für </w:t>
      </w:r>
      <w:r w:rsidR="00EA7DCF">
        <w:rPr>
          <w:rFonts w:ascii="MetaNormalLF-Roman" w:hAnsi="MetaNormalLF-Roman"/>
        </w:rPr>
        <w:t>die Wissenschaft</w:t>
      </w:r>
      <w:r w:rsidR="00F7317C" w:rsidRPr="0078391F">
        <w:rPr>
          <w:rFonts w:ascii="MetaNormalLF-Roman" w:hAnsi="MetaNormalLF-Roman"/>
        </w:rPr>
        <w:t>, dass weitere Variablen aus den zugrunde</w:t>
      </w:r>
      <w:r w:rsidR="00C951FA">
        <w:rPr>
          <w:rFonts w:ascii="MetaNormalLF-Roman" w:hAnsi="MetaNormalLF-Roman"/>
        </w:rPr>
        <w:t xml:space="preserve"> </w:t>
      </w:r>
      <w:r w:rsidR="00F7317C" w:rsidRPr="0078391F">
        <w:rPr>
          <w:rFonts w:ascii="MetaNormalLF-Roman" w:hAnsi="MetaNormalLF-Roman"/>
        </w:rPr>
        <w:t>liegenden Statistiken</w:t>
      </w:r>
      <w:r w:rsidR="006D5B45" w:rsidRPr="0078391F">
        <w:rPr>
          <w:rFonts w:ascii="MetaNormalLF-Roman" w:hAnsi="MetaNormalLF-Roman"/>
        </w:rPr>
        <w:t xml:space="preserve"> auf Nachfrage</w:t>
      </w:r>
      <w:r w:rsidR="00F7317C" w:rsidRPr="0078391F">
        <w:rPr>
          <w:rFonts w:ascii="MetaNormalLF-Roman" w:hAnsi="MetaNormalLF-Roman"/>
        </w:rPr>
        <w:t xml:space="preserve"> </w:t>
      </w:r>
      <w:r w:rsidR="00F7317C" w:rsidRPr="008F53CF">
        <w:rPr>
          <w:rFonts w:ascii="MetaNormalLF-Roman" w:hAnsi="MetaNormalLF-Roman"/>
        </w:rPr>
        <w:t>angespielt</w:t>
      </w:r>
      <w:r w:rsidR="00F7317C" w:rsidRPr="0078391F">
        <w:rPr>
          <w:rFonts w:ascii="MetaNormalLF-Roman" w:hAnsi="MetaNormalLF-Roman"/>
        </w:rPr>
        <w:t xml:space="preserve"> werden können. </w:t>
      </w:r>
    </w:p>
    <w:p w14:paraId="311AB3B6" w14:textId="48C9046D" w:rsidR="00B15AF1" w:rsidRPr="008F53CF" w:rsidRDefault="00B15AF1" w:rsidP="008A598B">
      <w:pPr>
        <w:spacing w:before="120" w:after="120" w:line="360" w:lineRule="auto"/>
        <w:jc w:val="both"/>
        <w:rPr>
          <w:rFonts w:ascii="MetaNormalLF-Roman" w:hAnsi="MetaNormalLF-Roman"/>
          <w:b/>
        </w:rPr>
      </w:pPr>
      <w:r w:rsidRPr="008F53CF">
        <w:rPr>
          <w:rFonts w:ascii="MetaNormalLF-Roman" w:hAnsi="MetaNormalLF-Roman"/>
          <w:b/>
        </w:rPr>
        <w:t xml:space="preserve">4.2 </w:t>
      </w:r>
      <w:r w:rsidR="003E6FB7" w:rsidRPr="008F53CF">
        <w:rPr>
          <w:rFonts w:ascii="MetaNormalLF-Roman" w:hAnsi="MetaNormalLF-Roman"/>
          <w:b/>
        </w:rPr>
        <w:t xml:space="preserve">Deskriptive Einblicke </w:t>
      </w:r>
      <w:r w:rsidR="00397C7F" w:rsidRPr="008F53CF">
        <w:rPr>
          <w:rFonts w:ascii="MetaNormalLF-Roman" w:hAnsi="MetaNormalLF-Roman"/>
          <w:b/>
        </w:rPr>
        <w:t>und Analysemöglichkeiten</w:t>
      </w:r>
    </w:p>
    <w:p w14:paraId="62BB93C6" w14:textId="1049A82E" w:rsidR="00397C7F" w:rsidRPr="0078391F" w:rsidRDefault="00397C7F" w:rsidP="008A598B">
      <w:pPr>
        <w:spacing w:before="120" w:after="120" w:line="360" w:lineRule="auto"/>
        <w:jc w:val="both"/>
        <w:rPr>
          <w:rFonts w:ascii="MetaNormalLF-Roman" w:hAnsi="MetaNormalLF-Roman"/>
        </w:rPr>
      </w:pPr>
      <w:r w:rsidRPr="0078391F">
        <w:rPr>
          <w:rFonts w:ascii="MetaNormalLF-Roman" w:hAnsi="MetaNormalLF-Roman"/>
        </w:rPr>
        <w:t>Die Möglichkeiten für Analysen sind vielfältig</w:t>
      </w:r>
      <w:r w:rsidR="00200D37">
        <w:rPr>
          <w:rFonts w:ascii="MetaNormalLF-Roman" w:hAnsi="MetaNormalLF-Roman"/>
        </w:rPr>
        <w:t>; sie</w:t>
      </w:r>
      <w:r w:rsidRPr="0078391F">
        <w:rPr>
          <w:rFonts w:ascii="MetaNormalLF-Roman" w:hAnsi="MetaNormalLF-Roman"/>
        </w:rPr>
        <w:t xml:space="preserve"> erstrecken sich über Analyse</w:t>
      </w:r>
      <w:r w:rsidR="00AC7B5D" w:rsidRPr="0078391F">
        <w:rPr>
          <w:rFonts w:ascii="MetaNormalLF-Roman" w:hAnsi="MetaNormalLF-Roman"/>
        </w:rPr>
        <w:t>n</w:t>
      </w:r>
      <w:r w:rsidRPr="0078391F">
        <w:rPr>
          <w:rFonts w:ascii="MetaNormalLF-Roman" w:hAnsi="MetaNormalLF-Roman"/>
        </w:rPr>
        <w:t xml:space="preserve"> einzelner Merkmale einer Steuerart </w:t>
      </w:r>
      <w:r w:rsidR="00351284" w:rsidRPr="0078391F">
        <w:rPr>
          <w:rFonts w:ascii="MetaNormalLF-Roman" w:hAnsi="MetaNormalLF-Roman"/>
        </w:rPr>
        <w:t xml:space="preserve">bis hin zu </w:t>
      </w:r>
      <w:r w:rsidR="00200D37">
        <w:rPr>
          <w:rFonts w:ascii="MetaNormalLF-Roman" w:hAnsi="MetaNormalLF-Roman"/>
        </w:rPr>
        <w:t>solchen</w:t>
      </w:r>
      <w:r w:rsidR="000868B5" w:rsidRPr="0078391F">
        <w:rPr>
          <w:rFonts w:ascii="MetaNormalLF-Roman" w:hAnsi="MetaNormalLF-Roman"/>
        </w:rPr>
        <w:t xml:space="preserve"> </w:t>
      </w:r>
      <w:r w:rsidRPr="0078391F">
        <w:rPr>
          <w:rFonts w:ascii="MetaNormalLF-Roman" w:hAnsi="MetaNormalLF-Roman"/>
        </w:rPr>
        <w:t>unter Nutzung verschiedener Steuerarten und zusätzlicher Unternehmensinformationen. Neben Querschnittsanalyse</w:t>
      </w:r>
      <w:r w:rsidR="00351284" w:rsidRPr="0078391F">
        <w:rPr>
          <w:rFonts w:ascii="MetaNormalLF-Roman" w:hAnsi="MetaNormalLF-Roman"/>
        </w:rPr>
        <w:t>n</w:t>
      </w:r>
      <w:r w:rsidRPr="0078391F">
        <w:rPr>
          <w:rFonts w:ascii="MetaNormalLF-Roman" w:hAnsi="MetaNormalLF-Roman"/>
        </w:rPr>
        <w:t xml:space="preserve"> sind nun auch Panelanalysen</w:t>
      </w:r>
      <w:r w:rsidR="00351284" w:rsidRPr="0078391F">
        <w:rPr>
          <w:rFonts w:ascii="MetaNormalLF-Roman" w:hAnsi="MetaNormalLF-Roman"/>
        </w:rPr>
        <w:t xml:space="preserve"> möglich</w:t>
      </w:r>
      <w:r w:rsidR="00BC37A9">
        <w:rPr>
          <w:rFonts w:ascii="MetaNormalLF-Roman" w:hAnsi="MetaNormalLF-Roman"/>
        </w:rPr>
        <w:t xml:space="preserve">. Somit können </w:t>
      </w:r>
      <w:ins w:id="122" w:author="Kristiansen, Annette (H36)" w:date="2023-07-24T14:52:00Z">
        <w:r w:rsidR="00326356">
          <w:rPr>
            <w:rFonts w:ascii="MetaNormalLF-Roman" w:hAnsi="MetaNormalLF-Roman"/>
          </w:rPr>
          <w:t xml:space="preserve">beispielsweise </w:t>
        </w:r>
      </w:ins>
      <w:r w:rsidRPr="0078391F">
        <w:rPr>
          <w:rFonts w:ascii="MetaNormalLF-Roman" w:hAnsi="MetaNormalLF-Roman"/>
        </w:rPr>
        <w:t>Veränderungen verschiedener Merkmale</w:t>
      </w:r>
      <w:ins w:id="123" w:author="Kristiansen, Annette (H36)" w:date="2023-07-24T14:53:00Z">
        <w:r w:rsidR="00326356">
          <w:rPr>
            <w:rFonts w:ascii="MetaNormalLF-Roman" w:hAnsi="MetaNormalLF-Roman"/>
          </w:rPr>
          <w:t xml:space="preserve"> durch Änderung einzelner Steuergesetze</w:t>
        </w:r>
      </w:ins>
      <w:r w:rsidR="00F626E0" w:rsidRPr="00F626E0">
        <w:rPr>
          <w:rFonts w:ascii="MetaNormalLF-Roman" w:hAnsi="MetaNormalLF-Roman"/>
        </w:rPr>
        <w:t xml:space="preserve"> </w:t>
      </w:r>
      <w:r w:rsidR="00F626E0" w:rsidRPr="0078391F">
        <w:rPr>
          <w:rFonts w:ascii="MetaNormalLF-Roman" w:hAnsi="MetaNormalLF-Roman"/>
        </w:rPr>
        <w:t xml:space="preserve">über die Zeit </w:t>
      </w:r>
      <w:r w:rsidR="00F626E0">
        <w:rPr>
          <w:rFonts w:ascii="MetaNormalLF-Roman" w:hAnsi="MetaNormalLF-Roman"/>
        </w:rPr>
        <w:t>beobachtet werden</w:t>
      </w:r>
      <w:ins w:id="124" w:author="Kristiansen, Annette (H36)" w:date="2023-07-24T14:53:00Z">
        <w:r w:rsidR="00326356">
          <w:rPr>
            <w:rFonts w:ascii="MetaNormalLF-Roman" w:hAnsi="MetaNormalLF-Roman"/>
          </w:rPr>
          <w:t>.</w:t>
        </w:r>
      </w:ins>
      <w:del w:id="125" w:author="Kristiansen, Annette (H36)" w:date="2023-07-24T14:53:00Z">
        <w:r w:rsidRPr="0078391F" w:rsidDel="00326356">
          <w:rPr>
            <w:rFonts w:ascii="MetaNormalLF-Roman" w:hAnsi="MetaNormalLF-Roman"/>
          </w:rPr>
          <w:delText xml:space="preserve">, </w:delText>
        </w:r>
        <w:r w:rsidR="00F626E0" w:rsidDel="00326356">
          <w:rPr>
            <w:rFonts w:ascii="MetaNormalLF-Roman" w:hAnsi="MetaNormalLF-Roman"/>
          </w:rPr>
          <w:delText>beispielsweise</w:delText>
        </w:r>
        <w:r w:rsidRPr="0078391F" w:rsidDel="00326356">
          <w:rPr>
            <w:rFonts w:ascii="MetaNormalLF-Roman" w:hAnsi="MetaNormalLF-Roman"/>
          </w:rPr>
          <w:delText xml:space="preserve"> </w:delText>
        </w:r>
      </w:del>
      <w:del w:id="126" w:author="Kristiansen, Annette (H36)" w:date="2023-07-24T14:52:00Z">
        <w:r w:rsidR="00200D37" w:rsidDel="00326356">
          <w:rPr>
            <w:rFonts w:ascii="MetaNormalLF-Roman" w:hAnsi="MetaNormalLF-Roman"/>
          </w:rPr>
          <w:delText>welche</w:delText>
        </w:r>
        <w:r w:rsidR="00200D37" w:rsidRPr="0078391F" w:rsidDel="00326356">
          <w:rPr>
            <w:rFonts w:ascii="MetaNormalLF-Roman" w:hAnsi="MetaNormalLF-Roman"/>
          </w:rPr>
          <w:delText xml:space="preserve"> </w:delText>
        </w:r>
      </w:del>
      <w:del w:id="127" w:author="Kristiansen, Annette (H36)" w:date="2023-07-24T14:53:00Z">
        <w:r w:rsidRPr="0078391F" w:rsidDel="00326356">
          <w:rPr>
            <w:rFonts w:ascii="MetaNormalLF-Roman" w:hAnsi="MetaNormalLF-Roman"/>
          </w:rPr>
          <w:delText>Änderung</w:delText>
        </w:r>
        <w:r w:rsidR="00AA686F" w:rsidDel="00326356">
          <w:rPr>
            <w:rFonts w:ascii="MetaNormalLF-Roman" w:hAnsi="MetaNormalLF-Roman"/>
          </w:rPr>
          <w:delText>en</w:delText>
        </w:r>
        <w:r w:rsidRPr="0078391F" w:rsidDel="00326356">
          <w:rPr>
            <w:rFonts w:ascii="MetaNormalLF-Roman" w:hAnsi="MetaNormalLF-Roman"/>
          </w:rPr>
          <w:delText xml:space="preserve"> einzelne</w:delText>
        </w:r>
        <w:r w:rsidR="00AA686F" w:rsidDel="00326356">
          <w:rPr>
            <w:rFonts w:ascii="MetaNormalLF-Roman" w:hAnsi="MetaNormalLF-Roman"/>
          </w:rPr>
          <w:delText>r</w:delText>
        </w:r>
        <w:r w:rsidRPr="0078391F" w:rsidDel="00326356">
          <w:rPr>
            <w:rFonts w:ascii="MetaNormalLF-Roman" w:hAnsi="MetaNormalLF-Roman"/>
          </w:rPr>
          <w:delText xml:space="preserve"> Steuergesetze</w:delText>
        </w:r>
      </w:del>
      <w:del w:id="128" w:author="Kristiansen, Annette (H36)" w:date="2023-07-24T14:52:00Z">
        <w:r w:rsidR="00AA686F" w:rsidDel="00326356">
          <w:rPr>
            <w:rFonts w:ascii="MetaNormalLF-Roman" w:hAnsi="MetaNormalLF-Roman"/>
          </w:rPr>
          <w:delText xml:space="preserve"> verursachen</w:delText>
        </w:r>
      </w:del>
      <w:del w:id="129" w:author="Kristiansen, Annette (H36)" w:date="2023-07-24T14:53:00Z">
        <w:r w:rsidRPr="0078391F" w:rsidDel="00326356">
          <w:rPr>
            <w:rFonts w:ascii="MetaNormalLF-Roman" w:hAnsi="MetaNormalLF-Roman"/>
          </w:rPr>
          <w:delText>.</w:delText>
        </w:r>
      </w:del>
    </w:p>
    <w:p w14:paraId="2B4B5652" w14:textId="02B8963A" w:rsidR="00397C7F" w:rsidRPr="0078391F" w:rsidRDefault="009E093F" w:rsidP="008A598B">
      <w:pPr>
        <w:spacing w:before="120" w:after="120" w:line="360" w:lineRule="auto"/>
        <w:jc w:val="both"/>
        <w:rPr>
          <w:rFonts w:ascii="MetaNormalLF-Roman" w:hAnsi="MetaNormalLF-Roman"/>
        </w:rPr>
      </w:pPr>
      <w:r w:rsidRPr="0078391F">
        <w:rPr>
          <w:rFonts w:ascii="MetaNormalLF-Roman" w:hAnsi="MetaNormalLF-Roman"/>
        </w:rPr>
        <w:t>Für die Ertrags</w:t>
      </w:r>
      <w:r w:rsidR="00397C7F" w:rsidRPr="0078391F">
        <w:rPr>
          <w:rFonts w:ascii="MetaNormalLF-Roman" w:hAnsi="MetaNormalLF-Roman"/>
        </w:rPr>
        <w:t xml:space="preserve">teuern </w:t>
      </w:r>
      <w:r w:rsidR="00200D37">
        <w:rPr>
          <w:rFonts w:ascii="MetaNormalLF-Roman" w:hAnsi="MetaNormalLF-Roman"/>
        </w:rPr>
        <w:t>lassen</w:t>
      </w:r>
      <w:r w:rsidR="00200D37" w:rsidRPr="0078391F">
        <w:rPr>
          <w:rFonts w:ascii="MetaNormalLF-Roman" w:hAnsi="MetaNormalLF-Roman"/>
        </w:rPr>
        <w:t xml:space="preserve"> </w:t>
      </w:r>
      <w:r w:rsidR="00397C7F" w:rsidRPr="0078391F">
        <w:rPr>
          <w:rFonts w:ascii="MetaNormalLF-Roman" w:hAnsi="MetaNormalLF-Roman"/>
        </w:rPr>
        <w:t>sich verschiedene Fragestellungen</w:t>
      </w:r>
      <w:r w:rsidR="00200D37">
        <w:rPr>
          <w:rFonts w:ascii="MetaNormalLF-Roman" w:hAnsi="MetaNormalLF-Roman"/>
        </w:rPr>
        <w:t xml:space="preserve"> untersuchen</w:t>
      </w:r>
      <w:r w:rsidR="00AC7B5D" w:rsidRPr="0078391F">
        <w:rPr>
          <w:rFonts w:ascii="MetaNormalLF-Roman" w:hAnsi="MetaNormalLF-Roman"/>
        </w:rPr>
        <w:t xml:space="preserve">, </w:t>
      </w:r>
      <w:r w:rsidR="00F82090">
        <w:rPr>
          <w:rFonts w:ascii="MetaNormalLF-Roman" w:hAnsi="MetaNormalLF-Roman"/>
        </w:rPr>
        <w:t>zum Beispiel</w:t>
      </w:r>
      <w:r w:rsidR="00AC7B5D" w:rsidRPr="0078391F">
        <w:rPr>
          <w:rFonts w:ascii="MetaNormalLF-Roman" w:hAnsi="MetaNormalLF-Roman"/>
        </w:rPr>
        <w:t>:</w:t>
      </w:r>
      <w:r w:rsidR="00397C7F" w:rsidRPr="0078391F">
        <w:rPr>
          <w:rFonts w:ascii="MetaNormalLF-Roman" w:hAnsi="MetaNormalLF-Roman"/>
        </w:rPr>
        <w:t xml:space="preserve"> </w:t>
      </w:r>
      <w:r w:rsidR="005C361F">
        <w:rPr>
          <w:rFonts w:ascii="MetaNormalLF-Roman" w:hAnsi="MetaNormalLF-Roman"/>
        </w:rPr>
        <w:t>Bezüglich der</w:t>
      </w:r>
      <w:r w:rsidR="00397C7F" w:rsidRPr="0078391F">
        <w:rPr>
          <w:rFonts w:ascii="MetaNormalLF-Roman" w:hAnsi="MetaNormalLF-Roman"/>
        </w:rPr>
        <w:t xml:space="preserve"> Gewerbesteuer </w:t>
      </w:r>
      <w:r w:rsidR="005C361F">
        <w:rPr>
          <w:rFonts w:ascii="MetaNormalLF-Roman" w:hAnsi="MetaNormalLF-Roman"/>
        </w:rPr>
        <w:t>ist es möglich,</w:t>
      </w:r>
      <w:r w:rsidR="005C361F" w:rsidRPr="0078391F">
        <w:rPr>
          <w:rFonts w:ascii="MetaNormalLF-Roman" w:hAnsi="MetaNormalLF-Roman"/>
        </w:rPr>
        <w:t xml:space="preserve"> </w:t>
      </w:r>
      <w:r w:rsidR="00397C7F" w:rsidRPr="0078391F">
        <w:rPr>
          <w:rFonts w:ascii="MetaNormalLF-Roman" w:hAnsi="MetaNormalLF-Roman"/>
        </w:rPr>
        <w:t>die Hinzurechnungen und deren Auswirkung</w:t>
      </w:r>
      <w:r w:rsidR="002754CA" w:rsidRPr="0078391F">
        <w:rPr>
          <w:rFonts w:ascii="MetaNormalLF-Roman" w:hAnsi="MetaNormalLF-Roman"/>
        </w:rPr>
        <w:t xml:space="preserve"> auf die Steuerlast</w:t>
      </w:r>
      <w:r w:rsidR="00397C7F" w:rsidRPr="0078391F">
        <w:rPr>
          <w:rFonts w:ascii="MetaNormalLF-Roman" w:hAnsi="MetaNormalLF-Roman"/>
        </w:rPr>
        <w:t xml:space="preserve"> </w:t>
      </w:r>
      <w:r w:rsidR="005C361F">
        <w:rPr>
          <w:rFonts w:ascii="MetaNormalLF-Roman" w:hAnsi="MetaNormalLF-Roman"/>
        </w:rPr>
        <w:t xml:space="preserve">zu </w:t>
      </w:r>
      <w:r w:rsidR="00397C7F" w:rsidRPr="0078391F">
        <w:rPr>
          <w:rFonts w:ascii="MetaNormalLF-Roman" w:hAnsi="MetaNormalLF-Roman"/>
        </w:rPr>
        <w:t>betrachte</w:t>
      </w:r>
      <w:r w:rsidR="005C361F">
        <w:rPr>
          <w:rFonts w:ascii="MetaNormalLF-Roman" w:hAnsi="MetaNormalLF-Roman"/>
        </w:rPr>
        <w:t>n,</w:t>
      </w:r>
      <w:r w:rsidR="00397C7F" w:rsidRPr="0078391F">
        <w:rPr>
          <w:rFonts w:ascii="MetaNormalLF-Roman" w:hAnsi="MetaNormalLF-Roman"/>
        </w:rPr>
        <w:t xml:space="preserve"> für die Körperschaftsteuer können die Auswirkungen von Verlustabzugsbeschränkungen </w:t>
      </w:r>
      <w:r w:rsidR="00EA7DCF" w:rsidRPr="0078391F">
        <w:rPr>
          <w:rFonts w:ascii="MetaNormalLF-Roman" w:hAnsi="MetaNormalLF-Roman"/>
        </w:rPr>
        <w:t xml:space="preserve">auf </w:t>
      </w:r>
      <w:r w:rsidR="00EA7DCF" w:rsidRPr="0078391F">
        <w:rPr>
          <w:rFonts w:ascii="MetaNormalLF-Roman" w:hAnsi="MetaNormalLF-Roman"/>
        </w:rPr>
        <w:lastRenderedPageBreak/>
        <w:t xml:space="preserve">die Steuerlast </w:t>
      </w:r>
      <w:r w:rsidR="00397C7F" w:rsidRPr="0078391F">
        <w:rPr>
          <w:rFonts w:ascii="MetaNormalLF-Roman" w:hAnsi="MetaNormalLF-Roman"/>
        </w:rPr>
        <w:t xml:space="preserve">ausgewertet werden. Auch </w:t>
      </w:r>
      <w:r w:rsidR="00351284" w:rsidRPr="0078391F">
        <w:rPr>
          <w:rFonts w:ascii="MetaNormalLF-Roman" w:hAnsi="MetaNormalLF-Roman"/>
        </w:rPr>
        <w:t xml:space="preserve">ist es aufgrund der umfassenden Angaben </w:t>
      </w:r>
      <w:r w:rsidR="005C361F">
        <w:rPr>
          <w:rFonts w:ascii="MetaNormalLF-Roman" w:hAnsi="MetaNormalLF-Roman"/>
        </w:rPr>
        <w:t>realisierbar</w:t>
      </w:r>
      <w:r w:rsidR="00351284" w:rsidRPr="0078391F">
        <w:rPr>
          <w:rFonts w:ascii="MetaNormalLF-Roman" w:hAnsi="MetaNormalLF-Roman"/>
        </w:rPr>
        <w:t xml:space="preserve">, die unternehmensseitige Steuerlast </w:t>
      </w:r>
      <w:r w:rsidR="00397C7F" w:rsidRPr="0078391F">
        <w:rPr>
          <w:rFonts w:ascii="MetaNormalLF-Roman" w:hAnsi="MetaNormalLF-Roman"/>
        </w:rPr>
        <w:t xml:space="preserve">für Kapitalgesellschaften </w:t>
      </w:r>
      <w:r w:rsidR="00351284" w:rsidRPr="0078391F">
        <w:rPr>
          <w:rFonts w:ascii="MetaNormalLF-Roman" w:hAnsi="MetaNormalLF-Roman"/>
        </w:rPr>
        <w:t>zu berechnen</w:t>
      </w:r>
      <w:r w:rsidR="00397C7F" w:rsidRPr="0078391F">
        <w:rPr>
          <w:rFonts w:ascii="MetaNormalLF-Roman" w:hAnsi="MetaNormalLF-Roman"/>
        </w:rPr>
        <w:t>.</w:t>
      </w:r>
    </w:p>
    <w:p w14:paraId="10FE2841" w14:textId="7E67E384" w:rsidR="00397C7F" w:rsidRPr="0078391F" w:rsidRDefault="00397C7F" w:rsidP="008A598B">
      <w:pPr>
        <w:spacing w:before="120" w:after="120" w:line="360" w:lineRule="auto"/>
        <w:jc w:val="both"/>
        <w:rPr>
          <w:rFonts w:ascii="MetaNormalLF-Roman" w:hAnsi="MetaNormalLF-Roman"/>
        </w:rPr>
      </w:pPr>
      <w:r w:rsidRPr="0078391F">
        <w:rPr>
          <w:rFonts w:ascii="MetaNormalLF-Roman" w:hAnsi="MetaNormalLF-Roman"/>
        </w:rPr>
        <w:t>Bezieht sich die Forschungsfrage nur auf die Umsatzsteuerstatistik</w:t>
      </w:r>
      <w:r w:rsidR="005C361F">
        <w:rPr>
          <w:rFonts w:ascii="MetaNormalLF-Roman" w:hAnsi="MetaNormalLF-Roman"/>
        </w:rPr>
        <w:t>, so</w:t>
      </w:r>
      <w:r w:rsidRPr="0078391F">
        <w:rPr>
          <w:rFonts w:ascii="MetaNormalLF-Roman" w:hAnsi="MetaNormalLF-Roman"/>
        </w:rPr>
        <w:t xml:space="preserve"> bietet es sich an</w:t>
      </w:r>
      <w:r w:rsidR="00351284" w:rsidRPr="0078391F">
        <w:rPr>
          <w:rFonts w:ascii="MetaNormalLF-Roman" w:hAnsi="MetaNormalLF-Roman"/>
        </w:rPr>
        <w:t>,</w:t>
      </w:r>
      <w:r w:rsidRPr="0078391F">
        <w:rPr>
          <w:rFonts w:ascii="MetaNormalLF-Roman" w:hAnsi="MetaNormalLF-Roman"/>
        </w:rPr>
        <w:t xml:space="preserve"> d</w:t>
      </w:r>
      <w:r w:rsidR="00971858" w:rsidRPr="0078391F">
        <w:rPr>
          <w:rFonts w:ascii="MetaNormalLF-Roman" w:hAnsi="MetaNormalLF-Roman"/>
        </w:rPr>
        <w:t>en Aufsatz</w:t>
      </w:r>
      <w:r w:rsidRPr="0078391F">
        <w:rPr>
          <w:rFonts w:ascii="MetaNormalLF-Roman" w:hAnsi="MetaNormalLF-Roman"/>
        </w:rPr>
        <w:t xml:space="preserve"> von </w:t>
      </w:r>
      <w:proofErr w:type="spellStart"/>
      <w:r w:rsidRPr="0078391F">
        <w:rPr>
          <w:rFonts w:ascii="MetaNormalLF-Roman" w:hAnsi="MetaNormalLF-Roman"/>
        </w:rPr>
        <w:t>Harendt</w:t>
      </w:r>
      <w:proofErr w:type="spellEnd"/>
      <w:r w:rsidRPr="0078391F">
        <w:rPr>
          <w:rFonts w:ascii="MetaNormalLF-Roman" w:hAnsi="MetaNormalLF-Roman"/>
        </w:rPr>
        <w:t xml:space="preserve"> (2021) </w:t>
      </w:r>
      <w:r w:rsidR="00971858" w:rsidRPr="0078391F">
        <w:rPr>
          <w:rFonts w:ascii="MetaNormalLF-Roman" w:hAnsi="MetaNormalLF-Roman"/>
        </w:rPr>
        <w:t>heranzuziehen</w:t>
      </w:r>
      <w:r w:rsidRPr="0078391F">
        <w:rPr>
          <w:rFonts w:ascii="MetaNormalLF-Roman" w:hAnsi="MetaNormalLF-Roman"/>
        </w:rPr>
        <w:t xml:space="preserve">. Er beschreibt ausführlich die Analysemöglichkeiten der </w:t>
      </w:r>
      <w:r w:rsidR="00351284" w:rsidRPr="0078391F">
        <w:rPr>
          <w:rFonts w:ascii="MetaNormalLF-Roman" w:hAnsi="MetaNormalLF-Roman"/>
        </w:rPr>
        <w:t>Umsatzsteuer-</w:t>
      </w:r>
      <w:r w:rsidRPr="0078391F">
        <w:rPr>
          <w:rFonts w:ascii="MetaNormalLF-Roman" w:hAnsi="MetaNormalLF-Roman"/>
        </w:rPr>
        <w:t>Voranmeldung</w:t>
      </w:r>
      <w:r w:rsidR="00096671">
        <w:rPr>
          <w:rFonts w:ascii="MetaNormalLF-Roman" w:hAnsi="MetaNormalLF-Roman"/>
        </w:rPr>
        <w:t>en</w:t>
      </w:r>
      <w:r w:rsidRPr="0078391F">
        <w:rPr>
          <w:rFonts w:ascii="MetaNormalLF-Roman" w:hAnsi="MetaNormalLF-Roman"/>
        </w:rPr>
        <w:t xml:space="preserve"> und zeigt anhand der Krisenjahre 2009 bis 2012 das Analysepotenzial auf. Die dort beschriebenen Analysemöglichkeiten sind auf die im </w:t>
      </w:r>
      <w:r w:rsidR="001934A3">
        <w:rPr>
          <w:rFonts w:ascii="MetaNormalLF-Roman" w:hAnsi="MetaNormalLF-Roman"/>
        </w:rPr>
        <w:t>Business-Tax-Panel</w:t>
      </w:r>
      <w:r w:rsidR="00705E81">
        <w:rPr>
          <w:rFonts w:ascii="MetaNormalLF-Roman" w:hAnsi="MetaNormalLF-Roman"/>
        </w:rPr>
        <w:t xml:space="preserve"> enthaltene</w:t>
      </w:r>
      <w:r w:rsidRPr="0078391F">
        <w:rPr>
          <w:rFonts w:ascii="MetaNormalLF-Roman" w:hAnsi="MetaNormalLF-Roman"/>
        </w:rPr>
        <w:t xml:space="preserve"> </w:t>
      </w:r>
      <w:r w:rsidR="00351284" w:rsidRPr="0078391F">
        <w:rPr>
          <w:rFonts w:ascii="MetaNormalLF-Roman" w:hAnsi="MetaNormalLF-Roman"/>
        </w:rPr>
        <w:t>Umsatzsteuer-</w:t>
      </w:r>
      <w:r w:rsidRPr="0078391F">
        <w:rPr>
          <w:rFonts w:ascii="MetaNormalLF-Roman" w:hAnsi="MetaNormalLF-Roman"/>
        </w:rPr>
        <w:t>Veranlagung übertragbar. Der kürzere Betrachtungszeitraum reduziert jedoch die Möglichkeiten.</w:t>
      </w:r>
    </w:p>
    <w:p w14:paraId="29CE2267" w14:textId="7024D25A" w:rsidR="00D22161" w:rsidRPr="0078391F" w:rsidRDefault="00D22161" w:rsidP="008A598B">
      <w:pPr>
        <w:spacing w:before="120" w:after="120" w:line="360" w:lineRule="auto"/>
        <w:jc w:val="both"/>
        <w:rPr>
          <w:rFonts w:ascii="MetaNormalLF-Roman" w:hAnsi="MetaNormalLF-Roman"/>
        </w:rPr>
      </w:pPr>
      <w:r w:rsidRPr="0078391F">
        <w:rPr>
          <w:rFonts w:ascii="MetaNormalLF-Roman" w:hAnsi="MetaNormalLF-Roman"/>
          <w:color w:val="4472C4" w:themeColor="accent5"/>
        </w:rPr>
        <w:t xml:space="preserve">Ertrag- und </w:t>
      </w:r>
      <w:commentRangeStart w:id="130"/>
      <w:r w:rsidRPr="0078391F">
        <w:rPr>
          <w:rFonts w:ascii="MetaNormalLF-Roman" w:hAnsi="MetaNormalLF-Roman"/>
          <w:color w:val="4472C4" w:themeColor="accent5"/>
        </w:rPr>
        <w:t>Umsatzsteuern</w:t>
      </w:r>
      <w:commentRangeEnd w:id="130"/>
      <w:r w:rsidR="000868B5">
        <w:rPr>
          <w:rStyle w:val="Kommentarzeichen"/>
        </w:rPr>
        <w:commentReference w:id="130"/>
      </w:r>
    </w:p>
    <w:p w14:paraId="4AB7E9E6" w14:textId="2687C920" w:rsidR="00397C7F" w:rsidRPr="0078391F" w:rsidRDefault="00425905" w:rsidP="008A598B">
      <w:pPr>
        <w:spacing w:after="120" w:line="360" w:lineRule="auto"/>
        <w:jc w:val="both"/>
        <w:rPr>
          <w:rFonts w:ascii="MetaNormalLF-Roman" w:hAnsi="MetaNormalLF-Roman"/>
        </w:rPr>
      </w:pPr>
      <w:r w:rsidRPr="0078391F">
        <w:rPr>
          <w:rFonts w:ascii="MetaNormalLF-Roman" w:hAnsi="MetaNormalLF-Roman"/>
        </w:rPr>
        <w:t>Für Analysen</w:t>
      </w:r>
      <w:r w:rsidR="000868B5">
        <w:rPr>
          <w:rFonts w:ascii="MetaNormalLF-Roman" w:hAnsi="MetaNormalLF-Roman"/>
        </w:rPr>
        <w:t>,</w:t>
      </w:r>
      <w:r w:rsidRPr="0078391F">
        <w:rPr>
          <w:rFonts w:ascii="MetaNormalLF-Roman" w:hAnsi="MetaNormalLF-Roman"/>
        </w:rPr>
        <w:t xml:space="preserve"> die</w:t>
      </w:r>
      <w:r w:rsidR="009E093F" w:rsidRPr="0078391F">
        <w:rPr>
          <w:rFonts w:ascii="MetaNormalLF-Roman" w:hAnsi="MetaNormalLF-Roman"/>
        </w:rPr>
        <w:t xml:space="preserve"> sowohl Angaben aus den Ertrags</w:t>
      </w:r>
      <w:r w:rsidRPr="0078391F">
        <w:rPr>
          <w:rFonts w:ascii="MetaNormalLF-Roman" w:hAnsi="MetaNormalLF-Roman"/>
        </w:rPr>
        <w:t>teuern als auch aus de</w:t>
      </w:r>
      <w:r w:rsidR="00C0772F" w:rsidRPr="0078391F">
        <w:rPr>
          <w:rFonts w:ascii="MetaNormalLF-Roman" w:hAnsi="MetaNormalLF-Roman"/>
        </w:rPr>
        <w:t>r</w:t>
      </w:r>
      <w:r w:rsidRPr="0078391F">
        <w:rPr>
          <w:rFonts w:ascii="MetaNormalLF-Roman" w:hAnsi="MetaNormalLF-Roman"/>
        </w:rPr>
        <w:t xml:space="preserve"> Umsatzsteuer </w:t>
      </w:r>
      <w:r w:rsidR="00C0772F" w:rsidRPr="0078391F">
        <w:rPr>
          <w:rFonts w:ascii="MetaNormalLF-Roman" w:hAnsi="MetaNormalLF-Roman"/>
        </w:rPr>
        <w:t>benötigen</w:t>
      </w:r>
      <w:r w:rsidR="000868B5">
        <w:rPr>
          <w:rFonts w:ascii="MetaNormalLF-Roman" w:hAnsi="MetaNormalLF-Roman"/>
        </w:rPr>
        <w:t>,</w:t>
      </w:r>
      <w:r w:rsidRPr="0078391F">
        <w:rPr>
          <w:rFonts w:ascii="MetaNormalLF-Roman" w:hAnsi="MetaNormalLF-Roman"/>
        </w:rPr>
        <w:t xml:space="preserve"> ist der Abdeckungsgrad </w:t>
      </w:r>
      <w:r w:rsidR="00C0772F" w:rsidRPr="0078391F">
        <w:rPr>
          <w:rFonts w:ascii="MetaNormalLF-Roman" w:hAnsi="MetaNormalLF-Roman"/>
        </w:rPr>
        <w:t>entscheidend</w:t>
      </w:r>
      <w:r w:rsidRPr="0078391F">
        <w:rPr>
          <w:rFonts w:ascii="MetaNormalLF-Roman" w:hAnsi="MetaNormalLF-Roman"/>
        </w:rPr>
        <w:t xml:space="preserve">. </w:t>
      </w:r>
      <w:r w:rsidRPr="007B240D">
        <w:rPr>
          <w:rFonts w:ascii="MetaNormalLF-Roman" w:hAnsi="MetaNormalLF-Roman"/>
          <w:highlight w:val="yellow"/>
        </w:rPr>
        <w:t xml:space="preserve">Tabelle </w:t>
      </w:r>
      <w:r w:rsidR="003247FE" w:rsidRPr="007B240D">
        <w:rPr>
          <w:rFonts w:ascii="MetaNormalLF-Roman" w:hAnsi="MetaNormalLF-Roman"/>
          <w:highlight w:val="yellow"/>
        </w:rPr>
        <w:t>2</w:t>
      </w:r>
      <w:r w:rsidR="003247FE" w:rsidRPr="0078391F">
        <w:rPr>
          <w:rFonts w:ascii="MetaNormalLF-Roman" w:hAnsi="MetaNormalLF-Roman"/>
        </w:rPr>
        <w:t xml:space="preserve"> </w:t>
      </w:r>
      <w:r w:rsidRPr="0078391F">
        <w:rPr>
          <w:rFonts w:ascii="MetaNormalLF-Roman" w:hAnsi="MetaNormalLF-Roman"/>
        </w:rPr>
        <w:t xml:space="preserve">zeigt differenziert nach Rechtsformgruppen den Abdeckungsgrad </w:t>
      </w:r>
      <w:r w:rsidR="007B3DC4" w:rsidRPr="0078391F">
        <w:rPr>
          <w:rFonts w:ascii="MetaNormalLF-Roman" w:hAnsi="MetaNormalLF-Roman"/>
        </w:rPr>
        <w:t>sowie</w:t>
      </w:r>
      <w:r w:rsidR="009155F5" w:rsidRPr="0078391F">
        <w:rPr>
          <w:rFonts w:ascii="MetaNormalLF-Roman" w:hAnsi="MetaNormalLF-Roman"/>
        </w:rPr>
        <w:t xml:space="preserve"> die</w:t>
      </w:r>
      <w:r w:rsidR="007B3DC4" w:rsidRPr="0078391F">
        <w:rPr>
          <w:rFonts w:ascii="MetaNormalLF-Roman" w:hAnsi="MetaNormalLF-Roman"/>
        </w:rPr>
        <w:t xml:space="preserve"> Anzahl an</w:t>
      </w:r>
      <w:r w:rsidRPr="0078391F">
        <w:rPr>
          <w:rFonts w:ascii="MetaNormalLF-Roman" w:hAnsi="MetaNormalLF-Roman"/>
        </w:rPr>
        <w:t xml:space="preserve"> Einheiten</w:t>
      </w:r>
      <w:r w:rsidR="007B3DC4" w:rsidRPr="0078391F">
        <w:rPr>
          <w:rFonts w:ascii="MetaNormalLF-Roman" w:hAnsi="MetaNormalLF-Roman"/>
        </w:rPr>
        <w:t xml:space="preserve">, die in </w:t>
      </w:r>
      <w:r w:rsidR="008D03E1" w:rsidRPr="0078391F">
        <w:rPr>
          <w:rFonts w:ascii="MetaNormalLF-Roman" w:hAnsi="MetaNormalLF-Roman"/>
        </w:rPr>
        <w:t xml:space="preserve">der </w:t>
      </w:r>
      <w:r w:rsidR="003E2B28" w:rsidRPr="0078391F">
        <w:rPr>
          <w:rFonts w:ascii="MetaNormalLF-Roman" w:hAnsi="MetaNormalLF-Roman"/>
        </w:rPr>
        <w:t>Umsatzsteuer</w:t>
      </w:r>
      <w:r w:rsidR="0055103E" w:rsidRPr="0078391F">
        <w:rPr>
          <w:rFonts w:ascii="MetaNormalLF-Roman" w:hAnsi="MetaNormalLF-Roman"/>
        </w:rPr>
        <w:t>-</w:t>
      </w:r>
      <w:r w:rsidR="003E2B28" w:rsidRPr="0078391F">
        <w:rPr>
          <w:rFonts w:ascii="MetaNormalLF-Roman" w:hAnsi="MetaNormalLF-Roman"/>
        </w:rPr>
        <w:t>Veranlagung</w:t>
      </w:r>
      <w:r w:rsidRPr="0078391F">
        <w:rPr>
          <w:rFonts w:ascii="MetaNormalLF-Roman" w:hAnsi="MetaNormalLF-Roman"/>
        </w:rPr>
        <w:t xml:space="preserve"> sowie entweder der Körperschaftsteuerstatistik, Einnahmen</w:t>
      </w:r>
      <w:ins w:id="131" w:author="Kristiansen, Annette (H36)" w:date="2023-07-21T10:15:00Z">
        <w:r w:rsidR="002641D2">
          <w:rPr>
            <w:rFonts w:ascii="MetaNormalLF-Roman" w:hAnsi="MetaNormalLF-Roman"/>
          </w:rPr>
          <w:t>ü</w:t>
        </w:r>
      </w:ins>
      <w:del w:id="132" w:author="Kristiansen, Annette (H36)" w:date="2023-07-21T10:15:00Z">
        <w:r w:rsidRPr="0078391F" w:rsidDel="002641D2">
          <w:rPr>
            <w:rFonts w:ascii="MetaNormalLF-Roman" w:hAnsi="MetaNormalLF-Roman"/>
          </w:rPr>
          <w:delText>-Ü</w:delText>
        </w:r>
      </w:del>
      <w:r w:rsidRPr="0078391F">
        <w:rPr>
          <w:rFonts w:ascii="MetaNormalLF-Roman" w:hAnsi="MetaNormalLF-Roman"/>
        </w:rPr>
        <w:t>berschuss</w:t>
      </w:r>
      <w:del w:id="133" w:author="Kristiansen, Annette (H36)" w:date="2023-07-21T10:15:00Z">
        <w:r w:rsidRPr="0078391F" w:rsidDel="002641D2">
          <w:rPr>
            <w:rFonts w:ascii="MetaNormalLF-Roman" w:hAnsi="MetaNormalLF-Roman"/>
          </w:rPr>
          <w:delText>-R</w:delText>
        </w:r>
      </w:del>
      <w:ins w:id="134" w:author="Kristiansen, Annette (H36)" w:date="2023-07-21T10:15:00Z">
        <w:r w:rsidR="002641D2">
          <w:rPr>
            <w:rFonts w:ascii="MetaNormalLF-Roman" w:hAnsi="MetaNormalLF-Roman"/>
          </w:rPr>
          <w:t>r</w:t>
        </w:r>
      </w:ins>
      <w:r w:rsidRPr="0078391F">
        <w:rPr>
          <w:rFonts w:ascii="MetaNormalLF-Roman" w:hAnsi="MetaNormalLF-Roman"/>
        </w:rPr>
        <w:t xml:space="preserve">echnung oder der Statistik über die Personengesellschaften und Gemeinschaften </w:t>
      </w:r>
      <w:r w:rsidR="00EA00A8" w:rsidRPr="0078391F">
        <w:rPr>
          <w:rFonts w:ascii="MetaNormalLF-Roman" w:hAnsi="MetaNormalLF-Roman"/>
        </w:rPr>
        <w:t>im Jahr 2018</w:t>
      </w:r>
      <w:r w:rsidR="0055103E" w:rsidRPr="0078391F">
        <w:rPr>
          <w:rFonts w:ascii="MetaNormalLF-Roman" w:hAnsi="MetaNormalLF-Roman"/>
        </w:rPr>
        <w:t xml:space="preserve"> enthalten sind</w:t>
      </w:r>
      <w:r w:rsidRPr="0078391F">
        <w:rPr>
          <w:rFonts w:ascii="MetaNormalLF-Roman" w:hAnsi="MetaNormalLF-Roman"/>
        </w:rPr>
        <w:t>.</w:t>
      </w:r>
      <w:r w:rsidR="00AC522A" w:rsidRPr="0078391F">
        <w:rPr>
          <w:rFonts w:ascii="MetaNormalLF-Roman" w:hAnsi="MetaNormalLF-Roman"/>
        </w:rPr>
        <w:t xml:space="preserve"> </w:t>
      </w:r>
      <w:r w:rsidRPr="0078391F">
        <w:rPr>
          <w:rFonts w:ascii="MetaNormalLF-Roman" w:hAnsi="MetaNormalLF-Roman"/>
        </w:rPr>
        <w:t>Zwei</w:t>
      </w:r>
      <w:r w:rsidR="000868B5">
        <w:rPr>
          <w:rFonts w:ascii="MetaNormalLF-Roman" w:hAnsi="MetaNormalLF-Roman"/>
        </w:rPr>
        <w:t xml:space="preserve"> D</w:t>
      </w:r>
      <w:r w:rsidRPr="0078391F">
        <w:rPr>
          <w:rFonts w:ascii="MetaNormalLF-Roman" w:hAnsi="MetaNormalLF-Roman"/>
        </w:rPr>
        <w:t>r</w:t>
      </w:r>
      <w:r w:rsidR="00AC522A" w:rsidRPr="0078391F">
        <w:rPr>
          <w:rFonts w:ascii="MetaNormalLF-Roman" w:hAnsi="MetaNormalLF-Roman"/>
        </w:rPr>
        <w:t xml:space="preserve">ittel der Kapitalgesellschaften, </w:t>
      </w:r>
      <w:r w:rsidR="008D03E1" w:rsidRPr="0078391F">
        <w:rPr>
          <w:rFonts w:ascii="MetaNormalLF-Roman" w:hAnsi="MetaNormalLF-Roman"/>
        </w:rPr>
        <w:t xml:space="preserve">die Hälfte </w:t>
      </w:r>
      <w:r w:rsidRPr="0078391F">
        <w:rPr>
          <w:rFonts w:ascii="MetaNormalLF-Roman" w:hAnsi="MetaNormalLF-Roman"/>
        </w:rPr>
        <w:t xml:space="preserve">der Personengesellschaften </w:t>
      </w:r>
      <w:r w:rsidR="007B3DC4" w:rsidRPr="0078391F">
        <w:rPr>
          <w:rFonts w:ascii="MetaNormalLF-Roman" w:hAnsi="MetaNormalLF-Roman"/>
        </w:rPr>
        <w:t xml:space="preserve">und Gemeinschaften </w:t>
      </w:r>
      <w:r w:rsidRPr="0078391F">
        <w:rPr>
          <w:rFonts w:ascii="MetaNormalLF-Roman" w:hAnsi="MetaNormalLF-Roman"/>
        </w:rPr>
        <w:t xml:space="preserve">und </w:t>
      </w:r>
      <w:commentRangeStart w:id="135"/>
      <w:commentRangeStart w:id="136"/>
      <w:r w:rsidR="007B240D">
        <w:rPr>
          <w:rFonts w:ascii="MetaNormalLF-Roman" w:hAnsi="MetaNormalLF-Roman"/>
        </w:rPr>
        <w:t>45%</w:t>
      </w:r>
      <w:r w:rsidRPr="0078391F">
        <w:rPr>
          <w:rFonts w:ascii="MetaNormalLF-Roman" w:hAnsi="MetaNormalLF-Roman"/>
        </w:rPr>
        <w:t xml:space="preserve"> </w:t>
      </w:r>
      <w:commentRangeEnd w:id="135"/>
      <w:r w:rsidR="007B240D">
        <w:rPr>
          <w:rStyle w:val="Kommentarzeichen"/>
        </w:rPr>
        <w:commentReference w:id="135"/>
      </w:r>
      <w:commentRangeEnd w:id="136"/>
      <w:r w:rsidR="00D972D3">
        <w:rPr>
          <w:rStyle w:val="Kommentarzeichen"/>
        </w:rPr>
        <w:commentReference w:id="136"/>
      </w:r>
      <w:r w:rsidRPr="0078391F">
        <w:rPr>
          <w:rFonts w:ascii="MetaNormalLF-Roman" w:hAnsi="MetaNormalLF-Roman"/>
        </w:rPr>
        <w:t xml:space="preserve">der Einzelgewerbetreibenden </w:t>
      </w:r>
      <w:r w:rsidR="007B3DC4" w:rsidRPr="0078391F">
        <w:rPr>
          <w:rFonts w:ascii="MetaNormalLF-Roman" w:hAnsi="MetaNormalLF-Roman"/>
        </w:rPr>
        <w:t xml:space="preserve">sind </w:t>
      </w:r>
      <w:r w:rsidR="007748BC">
        <w:rPr>
          <w:rFonts w:ascii="MetaNormalLF-Roman" w:hAnsi="MetaNormalLF-Roman"/>
        </w:rPr>
        <w:t>zusammengeführt</w:t>
      </w:r>
      <w:commentRangeStart w:id="137"/>
      <w:r w:rsidRPr="0078391F">
        <w:rPr>
          <w:rFonts w:ascii="MetaNormalLF-Roman" w:hAnsi="MetaNormalLF-Roman"/>
        </w:rPr>
        <w:t xml:space="preserve">. </w:t>
      </w:r>
      <w:commentRangeEnd w:id="137"/>
      <w:r w:rsidR="00317FB0">
        <w:rPr>
          <w:rStyle w:val="Kommentarzeichen"/>
        </w:rPr>
        <w:commentReference w:id="137"/>
      </w:r>
      <w:r w:rsidR="007B3DC4" w:rsidRPr="0078391F">
        <w:rPr>
          <w:rFonts w:ascii="MetaNormalLF-Roman" w:hAnsi="MetaNormalLF-Roman"/>
        </w:rPr>
        <w:t xml:space="preserve">Bei Betrachtung </w:t>
      </w:r>
      <w:r w:rsidR="00A802F6" w:rsidRPr="0078391F">
        <w:rPr>
          <w:rFonts w:ascii="MetaNormalLF-Roman" w:hAnsi="MetaNormalLF-Roman"/>
        </w:rPr>
        <w:t>des abgedeckten Umsatzvolum</w:t>
      </w:r>
      <w:r w:rsidR="00AA686F">
        <w:rPr>
          <w:rFonts w:ascii="MetaNormalLF-Roman" w:hAnsi="MetaNormalLF-Roman"/>
        </w:rPr>
        <w:t>en</w:t>
      </w:r>
      <w:r w:rsidR="00A802F6" w:rsidRPr="0078391F">
        <w:rPr>
          <w:rFonts w:ascii="MetaNormalLF-Roman" w:hAnsi="MetaNormalLF-Roman"/>
        </w:rPr>
        <w:t>s</w:t>
      </w:r>
      <w:r w:rsidR="008D03E1" w:rsidRPr="0078391F">
        <w:rPr>
          <w:rFonts w:ascii="MetaNormalLF-Roman" w:hAnsi="MetaNormalLF-Roman"/>
        </w:rPr>
        <w:t xml:space="preserve"> relativiert sich das Bild</w:t>
      </w:r>
      <w:ins w:id="138" w:author="Kristiansen, Annette (H36)" w:date="2023-07-24T13:13:00Z">
        <w:r w:rsidR="00D972D3">
          <w:rPr>
            <w:rFonts w:ascii="MetaNormalLF-Roman" w:hAnsi="MetaNormalLF-Roman"/>
          </w:rPr>
          <w:t xml:space="preserve"> </w:t>
        </w:r>
        <w:commentRangeStart w:id="139"/>
        <w:del w:id="140" w:author="Annette Meyerhoff" w:date="2023-07-24T18:16:00Z">
          <w:r w:rsidR="00D972D3" w:rsidDel="00B62CBD">
            <w:rPr>
              <w:rFonts w:ascii="MetaNormalLF-Roman" w:hAnsi="MetaNormalLF-Roman"/>
            </w:rPr>
            <w:delText>etwas</w:delText>
          </w:r>
          <w:commentRangeEnd w:id="139"/>
          <w:r w:rsidR="00D972D3" w:rsidDel="00B62CBD">
            <w:rPr>
              <w:rStyle w:val="Kommentarzeichen"/>
            </w:rPr>
            <w:commentReference w:id="139"/>
          </w:r>
        </w:del>
      </w:ins>
      <w:ins w:id="141" w:author="Annette Meyerhoff" w:date="2023-07-24T18:16:00Z">
        <w:r w:rsidR="00B62CBD">
          <w:rPr>
            <w:rFonts w:ascii="MetaNormalLF-Roman" w:hAnsi="MetaNormalLF-Roman"/>
          </w:rPr>
          <w:t>teilweise</w:t>
        </w:r>
      </w:ins>
      <w:r w:rsidR="00F26C9F">
        <w:rPr>
          <w:rFonts w:ascii="MetaNormalLF-Roman" w:hAnsi="MetaNormalLF-Roman"/>
        </w:rPr>
        <w:t>.</w:t>
      </w:r>
      <w:r w:rsidR="00AC522A" w:rsidRPr="0078391F">
        <w:rPr>
          <w:rFonts w:ascii="MetaNormalLF-Roman" w:hAnsi="MetaNormalLF-Roman"/>
        </w:rPr>
        <w:t xml:space="preserve"> </w:t>
      </w:r>
      <w:r w:rsidR="008D03E1" w:rsidRPr="00CF7AB9">
        <w:rPr>
          <w:rFonts w:ascii="MetaNormalLF-Roman" w:hAnsi="MetaNormalLF-Roman"/>
          <w:highlight w:val="yellow"/>
        </w:rPr>
        <w:t xml:space="preserve">Grafik </w:t>
      </w:r>
      <w:r w:rsidR="006F1456" w:rsidRPr="00CF7AB9">
        <w:rPr>
          <w:rFonts w:ascii="MetaNormalLF-Roman" w:hAnsi="MetaNormalLF-Roman"/>
          <w:highlight w:val="yellow"/>
        </w:rPr>
        <w:t>2</w:t>
      </w:r>
      <w:r w:rsidR="008D03E1" w:rsidRPr="0078391F">
        <w:rPr>
          <w:rFonts w:ascii="MetaNormalLF-Roman" w:hAnsi="MetaNormalLF-Roman"/>
        </w:rPr>
        <w:t xml:space="preserve"> </w:t>
      </w:r>
      <w:r w:rsidR="008D03E1" w:rsidRPr="00317FB0">
        <w:rPr>
          <w:rFonts w:ascii="MetaNormalLF-Roman" w:hAnsi="MetaNormalLF-Roman"/>
        </w:rPr>
        <w:t>Für</w:t>
      </w:r>
      <w:r w:rsidR="008D03E1" w:rsidRPr="0078391F">
        <w:rPr>
          <w:rFonts w:ascii="MetaNormalLF-Roman" w:hAnsi="MetaNormalLF-Roman"/>
        </w:rPr>
        <w:t xml:space="preserve"> die Personengesellschaften</w:t>
      </w:r>
      <w:r w:rsidR="007B3DC4" w:rsidRPr="0078391F">
        <w:rPr>
          <w:rFonts w:ascii="MetaNormalLF-Roman" w:hAnsi="MetaNormalLF-Roman"/>
        </w:rPr>
        <w:t xml:space="preserve"> und Gemeinschaften</w:t>
      </w:r>
      <w:r w:rsidR="008D03E1" w:rsidRPr="0078391F">
        <w:rPr>
          <w:rFonts w:ascii="MetaNormalLF-Roman" w:hAnsi="MetaNormalLF-Roman"/>
        </w:rPr>
        <w:t xml:space="preserve"> </w:t>
      </w:r>
      <w:r w:rsidR="007B3DC4" w:rsidRPr="0078391F">
        <w:rPr>
          <w:rFonts w:ascii="MetaNormalLF-Roman" w:hAnsi="MetaNormalLF-Roman"/>
        </w:rPr>
        <w:t xml:space="preserve">sowie </w:t>
      </w:r>
      <w:r w:rsidR="008D03E1" w:rsidRPr="0078391F">
        <w:rPr>
          <w:rFonts w:ascii="MetaNormalLF-Roman" w:hAnsi="MetaNormalLF-Roman"/>
        </w:rPr>
        <w:t xml:space="preserve">Kapitalgesellschaften </w:t>
      </w:r>
      <w:r w:rsidR="007B3DC4" w:rsidRPr="0078391F">
        <w:rPr>
          <w:rFonts w:ascii="MetaNormalLF-Roman" w:hAnsi="MetaNormalLF-Roman"/>
        </w:rPr>
        <w:t>sind</w:t>
      </w:r>
      <w:r w:rsidR="008D03E1" w:rsidRPr="0078391F">
        <w:rPr>
          <w:rFonts w:ascii="MetaNormalLF-Roman" w:hAnsi="MetaNormalLF-Roman"/>
        </w:rPr>
        <w:t xml:space="preserve"> </w:t>
      </w:r>
      <w:r w:rsidR="00726BD9">
        <w:rPr>
          <w:rFonts w:ascii="MetaNormalLF-Roman" w:hAnsi="MetaNormalLF-Roman"/>
        </w:rPr>
        <w:t>mehr als</w:t>
      </w:r>
      <w:r w:rsidR="00726BD9" w:rsidRPr="0078391F">
        <w:rPr>
          <w:rFonts w:ascii="MetaNormalLF-Roman" w:hAnsi="MetaNormalLF-Roman"/>
        </w:rPr>
        <w:t xml:space="preserve"> </w:t>
      </w:r>
      <w:r w:rsidR="008D03E1" w:rsidRPr="0078391F">
        <w:rPr>
          <w:rFonts w:ascii="MetaNormalLF-Roman" w:hAnsi="MetaNormalLF-Roman"/>
        </w:rPr>
        <w:t xml:space="preserve">90 % der Lieferungen und Leistungen </w:t>
      </w:r>
      <w:r w:rsidR="00E562AB" w:rsidRPr="0078391F">
        <w:rPr>
          <w:rFonts w:ascii="MetaNormalLF-Roman" w:hAnsi="MetaNormalLF-Roman"/>
        </w:rPr>
        <w:t xml:space="preserve">durch </w:t>
      </w:r>
      <w:r w:rsidR="007748BC">
        <w:rPr>
          <w:rFonts w:ascii="MetaNormalLF-Roman" w:hAnsi="MetaNormalLF-Roman"/>
        </w:rPr>
        <w:t>zusammengeführte</w:t>
      </w:r>
      <w:r w:rsidR="007748BC" w:rsidRPr="0078391F">
        <w:rPr>
          <w:rFonts w:ascii="MetaNormalLF-Roman" w:hAnsi="MetaNormalLF-Roman"/>
        </w:rPr>
        <w:t xml:space="preserve"> </w:t>
      </w:r>
      <w:r w:rsidR="00E562AB" w:rsidRPr="0078391F">
        <w:rPr>
          <w:rFonts w:ascii="MetaNormalLF-Roman" w:hAnsi="MetaNormalLF-Roman"/>
        </w:rPr>
        <w:t xml:space="preserve">Einheiten </w:t>
      </w:r>
      <w:r w:rsidR="005F2705" w:rsidRPr="0078391F">
        <w:rPr>
          <w:rFonts w:ascii="MetaNormalLF-Roman" w:hAnsi="MetaNormalLF-Roman"/>
        </w:rPr>
        <w:t>abgedeckt</w:t>
      </w:r>
      <w:r w:rsidR="00E562AB" w:rsidRPr="0078391F">
        <w:rPr>
          <w:rFonts w:ascii="MetaNormalLF-Roman" w:hAnsi="MetaNormalLF-Roman"/>
        </w:rPr>
        <w:t xml:space="preserve">. </w:t>
      </w:r>
      <w:r w:rsidR="00971260" w:rsidRPr="00317FB0">
        <w:rPr>
          <w:rFonts w:ascii="MetaNormalLF-Roman" w:hAnsi="MetaNormalLF-Roman"/>
        </w:rPr>
        <w:t>Bei den</w:t>
      </w:r>
      <w:r w:rsidR="00E562AB" w:rsidRPr="0078391F">
        <w:rPr>
          <w:rFonts w:ascii="MetaNormalLF-Roman" w:hAnsi="MetaNormalLF-Roman"/>
        </w:rPr>
        <w:t xml:space="preserve"> Einzelunternehmen stellt sich ein anderes Bild dar</w:t>
      </w:r>
      <w:ins w:id="142" w:author="Kristiansen, Annette (H36)" w:date="2023-07-24T13:18:00Z">
        <w:r w:rsidR="00D972D3">
          <w:rPr>
            <w:rFonts w:ascii="MetaNormalLF-Roman" w:hAnsi="MetaNormalLF-Roman"/>
          </w:rPr>
          <w:t>, hier wird nur ein geringes Volumen abgedeckt</w:t>
        </w:r>
      </w:ins>
      <w:r w:rsidR="00E562AB" w:rsidRPr="0078391F">
        <w:rPr>
          <w:rFonts w:ascii="MetaNormalLF-Roman" w:hAnsi="MetaNormalLF-Roman"/>
        </w:rPr>
        <w:t>.</w:t>
      </w:r>
      <w:ins w:id="143" w:author="Kristiansen, Annette (H36)" w:date="2023-07-24T13:19:00Z">
        <w:r w:rsidR="00D972D3">
          <w:rPr>
            <w:rFonts w:ascii="MetaNormalLF-Roman" w:hAnsi="MetaNormalLF-Roman"/>
          </w:rPr>
          <w:t xml:space="preserve"> Eine mögliche Erklärung ist, dass</w:t>
        </w:r>
      </w:ins>
      <w:del w:id="144" w:author="Kristiansen, Annette (H36)" w:date="2023-07-24T13:19:00Z">
        <w:r w:rsidR="00E562AB" w:rsidRPr="0078391F" w:rsidDel="00D972D3">
          <w:rPr>
            <w:rFonts w:ascii="MetaNormalLF-Roman" w:hAnsi="MetaNormalLF-Roman"/>
          </w:rPr>
          <w:delText xml:space="preserve"> Da</w:delText>
        </w:r>
      </w:del>
      <w:r w:rsidR="00E562AB" w:rsidRPr="0078391F">
        <w:rPr>
          <w:rFonts w:ascii="MetaNormalLF-Roman" w:hAnsi="MetaNormalLF-Roman"/>
        </w:rPr>
        <w:t xml:space="preserve"> die Einnahmen</w:t>
      </w:r>
      <w:del w:id="145" w:author="Kristiansen, Annette (H36)" w:date="2023-07-21T10:15:00Z">
        <w:r w:rsidR="00E562AB" w:rsidRPr="0078391F" w:rsidDel="002641D2">
          <w:rPr>
            <w:rFonts w:ascii="MetaNormalLF-Roman" w:hAnsi="MetaNormalLF-Roman"/>
          </w:rPr>
          <w:delText>-</w:delText>
        </w:r>
      </w:del>
      <w:ins w:id="146" w:author="Kristiansen, Annette (H36)" w:date="2023-07-21T10:15:00Z">
        <w:r w:rsidR="002641D2">
          <w:rPr>
            <w:rFonts w:ascii="MetaNormalLF-Roman" w:hAnsi="MetaNormalLF-Roman"/>
          </w:rPr>
          <w:t>ü</w:t>
        </w:r>
      </w:ins>
      <w:del w:id="147" w:author="Kristiansen, Annette (H36)" w:date="2023-07-21T10:15:00Z">
        <w:r w:rsidR="00E562AB" w:rsidRPr="0078391F" w:rsidDel="002641D2">
          <w:rPr>
            <w:rFonts w:ascii="MetaNormalLF-Roman" w:hAnsi="MetaNormalLF-Roman"/>
          </w:rPr>
          <w:delText>Ü</w:delText>
        </w:r>
      </w:del>
      <w:r w:rsidR="00E562AB" w:rsidRPr="0078391F">
        <w:rPr>
          <w:rFonts w:ascii="MetaNormalLF-Roman" w:hAnsi="MetaNormalLF-Roman"/>
        </w:rPr>
        <w:t>berschuss</w:t>
      </w:r>
      <w:del w:id="148" w:author="Kristiansen, Annette (H36)" w:date="2023-07-21T10:15:00Z">
        <w:r w:rsidR="00E562AB" w:rsidRPr="0078391F" w:rsidDel="002641D2">
          <w:rPr>
            <w:rFonts w:ascii="MetaNormalLF-Roman" w:hAnsi="MetaNormalLF-Roman"/>
          </w:rPr>
          <w:delText>-R</w:delText>
        </w:r>
      </w:del>
      <w:ins w:id="149" w:author="Kristiansen, Annette (H36)" w:date="2023-07-21T10:15:00Z">
        <w:r w:rsidR="002641D2">
          <w:rPr>
            <w:rFonts w:ascii="MetaNormalLF-Roman" w:hAnsi="MetaNormalLF-Roman"/>
          </w:rPr>
          <w:t>r</w:t>
        </w:r>
      </w:ins>
      <w:r w:rsidR="00E562AB" w:rsidRPr="0078391F">
        <w:rPr>
          <w:rFonts w:ascii="MetaNormalLF-Roman" w:hAnsi="MetaNormalLF-Roman"/>
        </w:rPr>
        <w:t>echnung nicht verpflichten</w:t>
      </w:r>
      <w:r w:rsidR="0055103E" w:rsidRPr="0078391F">
        <w:rPr>
          <w:rFonts w:ascii="MetaNormalLF-Roman" w:hAnsi="MetaNormalLF-Roman"/>
        </w:rPr>
        <w:t>d</w:t>
      </w:r>
      <w:r w:rsidR="00E562AB" w:rsidRPr="0078391F">
        <w:rPr>
          <w:rFonts w:ascii="MetaNormalLF-Roman" w:hAnsi="MetaNormalLF-Roman"/>
        </w:rPr>
        <w:t xml:space="preserve"> ist, sondern Einzelunternehmen ebenfalls eine elektronische Bilanz abgeben können</w:t>
      </w:r>
      <w:ins w:id="150" w:author="Kristiansen, Annette (H36)" w:date="2023-07-24T13:19:00Z">
        <w:r w:rsidR="00D972D3">
          <w:rPr>
            <w:rFonts w:ascii="MetaNormalLF-Roman" w:hAnsi="MetaNormalLF-Roman"/>
          </w:rPr>
          <w:t xml:space="preserve"> </w:t>
        </w:r>
      </w:ins>
      <w:ins w:id="151" w:author="Annette Meyerhoff" w:date="2023-07-24T18:16:00Z">
        <w:r w:rsidR="00B62CBD">
          <w:rPr>
            <w:rFonts w:ascii="MetaNormalLF-Roman" w:hAnsi="MetaNormalLF-Roman"/>
          </w:rPr>
          <w:t>und</w:t>
        </w:r>
      </w:ins>
      <w:ins w:id="152" w:author="Kristiansen, Annette (H36)" w:date="2023-07-24T13:19:00Z">
        <w:del w:id="153" w:author="Annette Meyerhoff" w:date="2023-07-24T18:16:00Z">
          <w:r w:rsidR="00D972D3" w:rsidDel="00B62CBD">
            <w:rPr>
              <w:rFonts w:ascii="MetaNormalLF-Roman" w:hAnsi="MetaNormalLF-Roman"/>
            </w:rPr>
            <w:delText>du</w:delText>
          </w:r>
        </w:del>
        <w:r w:rsidR="00D972D3">
          <w:rPr>
            <w:rFonts w:ascii="MetaNormalLF-Roman" w:hAnsi="MetaNormalLF-Roman"/>
          </w:rPr>
          <w:t xml:space="preserve"> somit nicht in der Einnahmenüberschussrechnung erfasst sind</w:t>
        </w:r>
      </w:ins>
      <w:del w:id="154" w:author="Kristiansen, Annette (H36)" w:date="2023-07-24T13:19:00Z">
        <w:r w:rsidR="00E562AB" w:rsidRPr="0078391F" w:rsidDel="00D972D3">
          <w:rPr>
            <w:rFonts w:ascii="MetaNormalLF-Roman" w:hAnsi="MetaNormalLF-Roman"/>
          </w:rPr>
          <w:delText xml:space="preserve">, </w:delText>
        </w:r>
      </w:del>
      <w:del w:id="155" w:author="Kristiansen, Annette (H36)" w:date="2023-07-24T13:16:00Z">
        <w:r w:rsidR="00E562AB" w:rsidRPr="0078391F" w:rsidDel="00D972D3">
          <w:rPr>
            <w:rFonts w:ascii="MetaNormalLF-Roman" w:hAnsi="MetaNormalLF-Roman"/>
          </w:rPr>
          <w:delText xml:space="preserve">sind </w:delText>
        </w:r>
        <w:commentRangeStart w:id="156"/>
        <w:commentRangeStart w:id="157"/>
        <w:r w:rsidR="00E562AB" w:rsidRPr="0078391F" w:rsidDel="00D972D3">
          <w:rPr>
            <w:rFonts w:ascii="MetaNormalLF-Roman" w:hAnsi="MetaNormalLF-Roman"/>
          </w:rPr>
          <w:delText xml:space="preserve">einige Einheiten nicht </w:delText>
        </w:r>
        <w:r w:rsidR="007748BC" w:rsidDel="00D972D3">
          <w:rPr>
            <w:rFonts w:ascii="MetaNormalLF-Roman" w:hAnsi="MetaNormalLF-Roman"/>
          </w:rPr>
          <w:delText>zusammenführbar</w:delText>
        </w:r>
        <w:commentRangeEnd w:id="156"/>
        <w:r w:rsidR="00317FB0" w:rsidDel="00D972D3">
          <w:rPr>
            <w:rStyle w:val="Kommentarzeichen"/>
          </w:rPr>
          <w:commentReference w:id="156"/>
        </w:r>
        <w:commentRangeEnd w:id="157"/>
        <w:r w:rsidR="00D972D3" w:rsidDel="00D972D3">
          <w:rPr>
            <w:rStyle w:val="Kommentarzeichen"/>
          </w:rPr>
          <w:commentReference w:id="157"/>
        </w:r>
      </w:del>
      <w:r w:rsidR="00E562AB" w:rsidRPr="0078391F">
        <w:rPr>
          <w:rFonts w:ascii="MetaNormalLF-Roman" w:hAnsi="MetaNormalLF-Roman"/>
        </w:rPr>
        <w:t xml:space="preserve">. </w:t>
      </w:r>
      <w:ins w:id="158" w:author="Kristiansen, Annette (H36)" w:date="2023-07-24T13:19:00Z">
        <w:r w:rsidR="00D972D3">
          <w:rPr>
            <w:rFonts w:ascii="MetaNormalLF-Roman" w:hAnsi="MetaNormalLF-Roman"/>
          </w:rPr>
          <w:t>Erfreulicherweise können</w:t>
        </w:r>
      </w:ins>
      <w:ins w:id="159" w:author="Kristiansen, Annette (H36)" w:date="2023-07-24T13:17:00Z">
        <w:r w:rsidR="00D972D3">
          <w:rPr>
            <w:rFonts w:ascii="MetaNormalLF-Roman" w:hAnsi="MetaNormalLF-Roman"/>
          </w:rPr>
          <w:t xml:space="preserve"> r</w:t>
        </w:r>
      </w:ins>
      <w:commentRangeStart w:id="160"/>
      <w:commentRangeStart w:id="161"/>
      <w:del w:id="162" w:author="Kristiansen, Annette (H36)" w:date="2023-07-24T13:17:00Z">
        <w:r w:rsidR="00971260" w:rsidDel="00D972D3">
          <w:rPr>
            <w:rFonts w:ascii="MetaNormalLF-Roman" w:hAnsi="MetaNormalLF-Roman"/>
          </w:rPr>
          <w:delText>R</w:delText>
        </w:r>
      </w:del>
      <w:r w:rsidR="00971260">
        <w:rPr>
          <w:rFonts w:ascii="MetaNormalLF-Roman" w:hAnsi="MetaNormalLF-Roman"/>
        </w:rPr>
        <w:t xml:space="preserve">und </w:t>
      </w:r>
      <w:r w:rsidR="00E562AB" w:rsidRPr="0078391F">
        <w:rPr>
          <w:rFonts w:ascii="MetaNormalLF-Roman" w:hAnsi="MetaNormalLF-Roman"/>
        </w:rPr>
        <w:t xml:space="preserve">60 % der Einheiten </w:t>
      </w:r>
      <w:del w:id="163" w:author="Kristiansen, Annette (H36)" w:date="2023-07-24T13:17:00Z">
        <w:r w:rsidR="00E562AB" w:rsidRPr="0078391F" w:rsidDel="00D972D3">
          <w:rPr>
            <w:rFonts w:ascii="MetaNormalLF-Roman" w:hAnsi="MetaNormalLF-Roman"/>
          </w:rPr>
          <w:delText>haben zwar keine Einnahmen</w:delText>
        </w:r>
      </w:del>
      <w:del w:id="164" w:author="Kristiansen, Annette (H36)" w:date="2023-07-21T10:16:00Z">
        <w:r w:rsidR="00E562AB" w:rsidRPr="0078391F" w:rsidDel="002641D2">
          <w:rPr>
            <w:rFonts w:ascii="MetaNormalLF-Roman" w:hAnsi="MetaNormalLF-Roman"/>
          </w:rPr>
          <w:delText>-Ü</w:delText>
        </w:r>
      </w:del>
      <w:del w:id="165" w:author="Kristiansen, Annette (H36)" w:date="2023-07-24T13:17:00Z">
        <w:r w:rsidR="00E562AB" w:rsidRPr="0078391F" w:rsidDel="00D972D3">
          <w:rPr>
            <w:rFonts w:ascii="MetaNormalLF-Roman" w:hAnsi="MetaNormalLF-Roman"/>
          </w:rPr>
          <w:delText>berschuss</w:delText>
        </w:r>
      </w:del>
      <w:del w:id="166" w:author="Kristiansen, Annette (H36)" w:date="2023-07-21T10:16:00Z">
        <w:r w:rsidR="00E562AB" w:rsidRPr="0078391F" w:rsidDel="002641D2">
          <w:rPr>
            <w:rFonts w:ascii="MetaNormalLF-Roman" w:hAnsi="MetaNormalLF-Roman"/>
          </w:rPr>
          <w:delText>-R</w:delText>
        </w:r>
      </w:del>
      <w:del w:id="167" w:author="Kristiansen, Annette (H36)" w:date="2023-07-24T13:17:00Z">
        <w:r w:rsidR="00E562AB" w:rsidRPr="0078391F" w:rsidDel="00D972D3">
          <w:rPr>
            <w:rFonts w:ascii="MetaNormalLF-Roman" w:hAnsi="MetaNormalLF-Roman"/>
          </w:rPr>
          <w:delText>echnung erstellt, konnten aber</w:delText>
        </w:r>
      </w:del>
      <w:r w:rsidR="00E562AB" w:rsidRPr="0078391F">
        <w:rPr>
          <w:rFonts w:ascii="MetaNormalLF-Roman" w:hAnsi="MetaNormalLF-Roman"/>
        </w:rPr>
        <w:t xml:space="preserve"> mit dem </w:t>
      </w:r>
      <w:r w:rsidR="00317FB0">
        <w:rPr>
          <w:rFonts w:ascii="MetaNormalLF-Roman" w:hAnsi="MetaNormalLF-Roman"/>
        </w:rPr>
        <w:t>statistischen Unternehmensregister</w:t>
      </w:r>
      <w:r w:rsidR="00317FB0" w:rsidRPr="0078391F">
        <w:rPr>
          <w:rFonts w:ascii="MetaNormalLF-Roman" w:hAnsi="MetaNormalLF-Roman"/>
        </w:rPr>
        <w:t xml:space="preserve"> </w:t>
      </w:r>
      <w:r w:rsidR="007748BC">
        <w:rPr>
          <w:rFonts w:ascii="MetaNormalLF-Roman" w:hAnsi="MetaNormalLF-Roman"/>
        </w:rPr>
        <w:t>zusammengeführt</w:t>
      </w:r>
      <w:r w:rsidR="007748BC" w:rsidRPr="0078391F">
        <w:rPr>
          <w:rFonts w:ascii="MetaNormalLF-Roman" w:hAnsi="MetaNormalLF-Roman"/>
        </w:rPr>
        <w:t xml:space="preserve"> </w:t>
      </w:r>
      <w:r w:rsidR="00E562AB" w:rsidRPr="0078391F">
        <w:rPr>
          <w:rFonts w:ascii="MetaNormalLF-Roman" w:hAnsi="MetaNormalLF-Roman"/>
        </w:rPr>
        <w:t>werden</w:t>
      </w:r>
      <w:ins w:id="168" w:author="Kristiansen, Annette (H36)" w:date="2023-07-24T13:20:00Z">
        <w:r w:rsidR="00D972D3">
          <w:rPr>
            <w:rFonts w:ascii="MetaNormalLF-Roman" w:hAnsi="MetaNormalLF-Roman"/>
          </w:rPr>
          <w:t>, sodass zumindest darüber weitere Informationen für die Einheiten verfügbar sind</w:t>
        </w:r>
      </w:ins>
      <w:r w:rsidR="00E562AB" w:rsidRPr="0078391F">
        <w:rPr>
          <w:rFonts w:ascii="MetaNormalLF-Roman" w:hAnsi="MetaNormalLF-Roman"/>
        </w:rPr>
        <w:t xml:space="preserve">. </w:t>
      </w:r>
      <w:commentRangeEnd w:id="160"/>
      <w:r w:rsidR="00317FB0">
        <w:rPr>
          <w:rStyle w:val="Kommentarzeichen"/>
        </w:rPr>
        <w:commentReference w:id="160"/>
      </w:r>
      <w:commentRangeEnd w:id="161"/>
      <w:r w:rsidR="00D972D3">
        <w:rPr>
          <w:rStyle w:val="Kommentarzeichen"/>
        </w:rPr>
        <w:commentReference w:id="161"/>
      </w:r>
    </w:p>
    <w:p w14:paraId="3F9E3C8C" w14:textId="149C6008" w:rsidR="00CC3E25" w:rsidRPr="0078391F" w:rsidRDefault="00D22161" w:rsidP="008A598B">
      <w:pPr>
        <w:spacing w:before="120" w:after="120" w:line="360" w:lineRule="auto"/>
        <w:jc w:val="both"/>
        <w:rPr>
          <w:rFonts w:ascii="MetaNormalLF-Roman" w:hAnsi="MetaNormalLF-Roman"/>
        </w:rPr>
      </w:pPr>
      <w:commentRangeStart w:id="169"/>
      <w:r w:rsidRPr="0078391F">
        <w:rPr>
          <w:rFonts w:ascii="MetaNormalLF-Roman" w:hAnsi="MetaNormalLF-Roman"/>
          <w:color w:val="4472C4" w:themeColor="accent5"/>
        </w:rPr>
        <w:t>Kapitalgesellschaften</w:t>
      </w:r>
      <w:commentRangeEnd w:id="169"/>
      <w:r w:rsidR="00971260">
        <w:rPr>
          <w:rStyle w:val="Kommentarzeichen"/>
        </w:rPr>
        <w:commentReference w:id="169"/>
      </w:r>
    </w:p>
    <w:p w14:paraId="1208F293" w14:textId="08F7F9AE" w:rsidR="00326356" w:rsidRDefault="00D84455" w:rsidP="00CF7AB9">
      <w:pPr>
        <w:spacing w:after="120" w:line="360" w:lineRule="auto"/>
        <w:jc w:val="both"/>
        <w:rPr>
          <w:ins w:id="170" w:author="Kristiansen, Annette (H36)" w:date="2023-07-24T14:56:00Z"/>
          <w:rFonts w:ascii="MetaNormalLF-Roman" w:hAnsi="MetaNormalLF-Roman"/>
        </w:rPr>
      </w:pPr>
      <w:r w:rsidRPr="0078391F">
        <w:rPr>
          <w:rFonts w:ascii="MetaNormalLF-Roman" w:hAnsi="MetaNormalLF-Roman"/>
        </w:rPr>
        <w:t xml:space="preserve">Kapitalgesellschaften </w:t>
      </w:r>
      <w:r w:rsidR="003B242B" w:rsidRPr="0078391F">
        <w:rPr>
          <w:rFonts w:ascii="MetaNormalLF-Roman" w:hAnsi="MetaNormalLF-Roman"/>
        </w:rPr>
        <w:t xml:space="preserve">sind </w:t>
      </w:r>
      <w:r w:rsidR="00E24463" w:rsidRPr="0078391F">
        <w:rPr>
          <w:rFonts w:ascii="MetaNormalLF-Roman" w:hAnsi="MetaNormalLF-Roman"/>
        </w:rPr>
        <w:t xml:space="preserve">als </w:t>
      </w:r>
      <w:r w:rsidRPr="0078391F">
        <w:rPr>
          <w:rFonts w:ascii="MetaNormalLF-Roman" w:hAnsi="MetaNormalLF-Roman"/>
        </w:rPr>
        <w:t xml:space="preserve">juristische Personen </w:t>
      </w:r>
      <w:r w:rsidR="00E24463" w:rsidRPr="0078391F">
        <w:rPr>
          <w:rFonts w:ascii="MetaNormalLF-Roman" w:hAnsi="MetaNormalLF-Roman"/>
        </w:rPr>
        <w:t>körperschaf</w:t>
      </w:r>
      <w:r w:rsidR="00431017" w:rsidRPr="0078391F">
        <w:rPr>
          <w:rFonts w:ascii="MetaNormalLF-Roman" w:hAnsi="MetaNormalLF-Roman"/>
        </w:rPr>
        <w:t>t</w:t>
      </w:r>
      <w:r w:rsidR="00E24463" w:rsidRPr="0078391F">
        <w:rPr>
          <w:rFonts w:ascii="MetaNormalLF-Roman" w:hAnsi="MetaNormalLF-Roman"/>
        </w:rPr>
        <w:t>steuerpflichtig</w:t>
      </w:r>
      <w:r w:rsidR="0055103E" w:rsidRPr="0078391F">
        <w:rPr>
          <w:rFonts w:ascii="MetaNormalLF-Roman" w:hAnsi="MetaNormalLF-Roman"/>
        </w:rPr>
        <w:t xml:space="preserve"> sowie gleichzeitig </w:t>
      </w:r>
      <w:r w:rsidR="00E24463" w:rsidRPr="0078391F">
        <w:rPr>
          <w:rFonts w:ascii="MetaNormalLF-Roman" w:hAnsi="MetaNormalLF-Roman"/>
        </w:rPr>
        <w:t>gewerbesteuerpflichtig</w:t>
      </w:r>
      <w:r w:rsidR="00A11E52" w:rsidRPr="0078391F">
        <w:rPr>
          <w:rFonts w:ascii="MetaNormalLF-Roman" w:hAnsi="MetaNormalLF-Roman"/>
        </w:rPr>
        <w:t>. Wie bereits durch Grafik 2 ersichtlich, mache</w:t>
      </w:r>
      <w:r w:rsidR="00431017" w:rsidRPr="0078391F">
        <w:rPr>
          <w:rFonts w:ascii="MetaNormalLF-Roman" w:hAnsi="MetaNormalLF-Roman"/>
        </w:rPr>
        <w:t xml:space="preserve">n die Kapitalgesellschaften den überwiegenden Teil </w:t>
      </w:r>
      <w:r w:rsidR="00A11E52" w:rsidRPr="0078391F">
        <w:rPr>
          <w:rFonts w:ascii="MetaNormalLF-Roman" w:hAnsi="MetaNormalLF-Roman"/>
        </w:rPr>
        <w:t>der erfassten Lieferungen un</w:t>
      </w:r>
      <w:r w:rsidR="00EB598C" w:rsidRPr="0078391F">
        <w:rPr>
          <w:rFonts w:ascii="MetaNormalLF-Roman" w:hAnsi="MetaNormalLF-Roman"/>
        </w:rPr>
        <w:t xml:space="preserve">d Leistungen aus, daher </w:t>
      </w:r>
      <w:del w:id="171" w:author="Annette Meyerhoff" w:date="2023-07-24T18:20:00Z">
        <w:r w:rsidR="00EB598C" w:rsidRPr="0078391F" w:rsidDel="00893760">
          <w:rPr>
            <w:rFonts w:ascii="MetaNormalLF-Roman" w:hAnsi="MetaNormalLF-Roman"/>
          </w:rPr>
          <w:delText xml:space="preserve">sollte </w:delText>
        </w:r>
      </w:del>
      <w:ins w:id="172" w:author="Annette Meyerhoff" w:date="2023-07-24T18:20:00Z">
        <w:r w:rsidR="00893760">
          <w:rPr>
            <w:rFonts w:ascii="MetaNormalLF-Roman" w:hAnsi="MetaNormalLF-Roman"/>
          </w:rPr>
          <w:t>liegt</w:t>
        </w:r>
        <w:r w:rsidR="00893760" w:rsidRPr="0078391F">
          <w:rPr>
            <w:rFonts w:ascii="MetaNormalLF-Roman" w:hAnsi="MetaNormalLF-Roman"/>
          </w:rPr>
          <w:t xml:space="preserve"> </w:t>
        </w:r>
      </w:ins>
      <w:r w:rsidR="00EB598C" w:rsidRPr="0078391F">
        <w:rPr>
          <w:rFonts w:ascii="MetaNormalLF-Roman" w:hAnsi="MetaNormalLF-Roman"/>
        </w:rPr>
        <w:t xml:space="preserve">ein Großteil der Kapitalgesellschaften </w:t>
      </w:r>
      <w:r w:rsidR="00A11E52" w:rsidRPr="0078391F">
        <w:rPr>
          <w:rFonts w:ascii="MetaNormalLF-Roman" w:hAnsi="MetaNormalLF-Roman"/>
        </w:rPr>
        <w:t xml:space="preserve">auch im </w:t>
      </w:r>
      <w:r w:rsidR="003463B2">
        <w:rPr>
          <w:rFonts w:ascii="MetaNormalLF-Roman" w:hAnsi="MetaNormalLF-Roman"/>
        </w:rPr>
        <w:t>statistischen Unternehmensregister</w:t>
      </w:r>
      <w:r w:rsidR="003463B2" w:rsidRPr="0078391F">
        <w:rPr>
          <w:rFonts w:ascii="MetaNormalLF-Roman" w:hAnsi="MetaNormalLF-Roman"/>
        </w:rPr>
        <w:t xml:space="preserve"> </w:t>
      </w:r>
      <w:del w:id="173" w:author="Annette Meyerhoff" w:date="2023-07-24T18:20:00Z">
        <w:r w:rsidR="007A7511" w:rsidRPr="0078391F" w:rsidDel="00893760">
          <w:rPr>
            <w:rFonts w:ascii="MetaNormalLF-Roman" w:hAnsi="MetaNormalLF-Roman"/>
          </w:rPr>
          <w:delText>vorliegen</w:delText>
        </w:r>
      </w:del>
      <w:ins w:id="174" w:author="Annette Meyerhoff" w:date="2023-07-24T18:20:00Z">
        <w:r w:rsidR="00893760">
          <w:rPr>
            <w:rFonts w:ascii="MetaNormalLF-Roman" w:hAnsi="MetaNormalLF-Roman"/>
          </w:rPr>
          <w:t>vor</w:t>
        </w:r>
      </w:ins>
      <w:r w:rsidR="00E24463" w:rsidRPr="0078391F">
        <w:rPr>
          <w:rFonts w:ascii="MetaNormalLF-Roman" w:hAnsi="MetaNormalLF-Roman"/>
        </w:rPr>
        <w:t xml:space="preserve">. </w:t>
      </w:r>
      <w:del w:id="175" w:author="Annette Meyerhoff" w:date="2023-07-24T18:20:00Z">
        <w:r w:rsidR="007E75FF" w:rsidDel="00893760">
          <w:rPr>
            <w:rFonts w:ascii="MetaNormalLF-Roman" w:hAnsi="MetaNormalLF-Roman"/>
          </w:rPr>
          <w:delText xml:space="preserve">Somit </w:delText>
        </w:r>
      </w:del>
      <w:ins w:id="176" w:author="Annette Meyerhoff" w:date="2023-07-24T18:20:00Z">
        <w:r w:rsidR="00893760">
          <w:rPr>
            <w:rFonts w:ascii="MetaNormalLF-Roman" w:hAnsi="MetaNormalLF-Roman"/>
          </w:rPr>
          <w:t>Insgesamt</w:t>
        </w:r>
        <w:r w:rsidR="00893760">
          <w:rPr>
            <w:rFonts w:ascii="MetaNormalLF-Roman" w:hAnsi="MetaNormalLF-Roman"/>
          </w:rPr>
          <w:t xml:space="preserve"> </w:t>
        </w:r>
      </w:ins>
      <w:r w:rsidR="007E75FF">
        <w:rPr>
          <w:rFonts w:ascii="MetaNormalLF-Roman" w:hAnsi="MetaNormalLF-Roman"/>
        </w:rPr>
        <w:t>sollte eine Kapitalgesellschaft in den zuvor genannten Statistiken erfasst sein</w:t>
      </w:r>
      <w:r w:rsidR="00A11E52" w:rsidRPr="0078391F">
        <w:rPr>
          <w:rFonts w:ascii="MetaNormalLF-Roman" w:hAnsi="MetaNormalLF-Roman"/>
        </w:rPr>
        <w:t xml:space="preserve">. Aufgrund dieser Tatsache </w:t>
      </w:r>
      <w:r w:rsidR="00EB598C" w:rsidRPr="0078391F">
        <w:rPr>
          <w:rFonts w:ascii="MetaNormalLF-Roman" w:hAnsi="MetaNormalLF-Roman"/>
        </w:rPr>
        <w:t xml:space="preserve">und der wirtschaftlichen Bedeutung von Kapitalgesellschaften </w:t>
      </w:r>
      <w:r w:rsidR="00332F18">
        <w:rPr>
          <w:rFonts w:ascii="MetaNormalLF-Roman" w:hAnsi="MetaNormalLF-Roman"/>
        </w:rPr>
        <w:t>sind Analysen</w:t>
      </w:r>
      <w:r w:rsidR="00C821CB" w:rsidRPr="0078391F">
        <w:rPr>
          <w:rFonts w:ascii="MetaNormalLF-Roman" w:hAnsi="MetaNormalLF-Roman"/>
        </w:rPr>
        <w:t xml:space="preserve"> dieser Rechtsform </w:t>
      </w:r>
      <w:r w:rsidR="00EB598C" w:rsidRPr="0078391F">
        <w:rPr>
          <w:rFonts w:ascii="MetaNormalLF-Roman" w:hAnsi="MetaNormalLF-Roman"/>
        </w:rPr>
        <w:t xml:space="preserve">von </w:t>
      </w:r>
      <w:r w:rsidR="00AC7B5D" w:rsidRPr="0078391F">
        <w:rPr>
          <w:rFonts w:ascii="MetaNormalLF-Roman" w:hAnsi="MetaNormalLF-Roman"/>
        </w:rPr>
        <w:t xml:space="preserve">großem </w:t>
      </w:r>
      <w:r w:rsidR="00EB598C" w:rsidRPr="0078391F">
        <w:rPr>
          <w:rFonts w:ascii="MetaNormalLF-Roman" w:hAnsi="MetaNormalLF-Roman"/>
        </w:rPr>
        <w:t>Interesse</w:t>
      </w:r>
      <w:r w:rsidR="00C821CB" w:rsidRPr="0078391F">
        <w:rPr>
          <w:rFonts w:ascii="MetaNormalLF-Roman" w:hAnsi="MetaNormalLF-Roman"/>
        </w:rPr>
        <w:t xml:space="preserve">. </w:t>
      </w:r>
      <w:r w:rsidR="00C821CB" w:rsidRPr="003463B2">
        <w:rPr>
          <w:rFonts w:ascii="MetaNormalLF-Roman" w:hAnsi="MetaNormalLF-Roman"/>
          <w:highlight w:val="yellow"/>
        </w:rPr>
        <w:t xml:space="preserve">Tabelle </w:t>
      </w:r>
      <w:r w:rsidR="003F04A2" w:rsidRPr="003463B2">
        <w:rPr>
          <w:rFonts w:ascii="MetaNormalLF-Roman" w:hAnsi="MetaNormalLF-Roman"/>
          <w:highlight w:val="yellow"/>
        </w:rPr>
        <w:t>3</w:t>
      </w:r>
      <w:r w:rsidR="00C821CB" w:rsidRPr="0078391F">
        <w:rPr>
          <w:rFonts w:ascii="MetaNormalLF-Roman" w:hAnsi="MetaNormalLF-Roman"/>
        </w:rPr>
        <w:t xml:space="preserve"> </w:t>
      </w:r>
      <w:r w:rsidR="00EB5CF1">
        <w:rPr>
          <w:rFonts w:ascii="MetaNormalLF-Roman" w:hAnsi="MetaNormalLF-Roman"/>
        </w:rPr>
        <w:t>zeigt</w:t>
      </w:r>
      <w:r w:rsidR="00C821CB" w:rsidRPr="0078391F">
        <w:rPr>
          <w:rFonts w:ascii="MetaNormalLF-Roman" w:hAnsi="MetaNormalLF-Roman"/>
        </w:rPr>
        <w:t xml:space="preserve">, dass </w:t>
      </w:r>
      <w:r w:rsidR="003463B2" w:rsidRPr="0078391F">
        <w:rPr>
          <w:rFonts w:ascii="MetaNormalLF-Roman" w:hAnsi="MetaNormalLF-Roman"/>
        </w:rPr>
        <w:t>i</w:t>
      </w:r>
      <w:r w:rsidR="003463B2">
        <w:rPr>
          <w:rFonts w:ascii="MetaNormalLF-Roman" w:hAnsi="MetaNormalLF-Roman"/>
        </w:rPr>
        <w:t>m Jahr</w:t>
      </w:r>
      <w:r w:rsidR="003463B2" w:rsidRPr="0078391F">
        <w:rPr>
          <w:rFonts w:ascii="MetaNormalLF-Roman" w:hAnsi="MetaNormalLF-Roman"/>
        </w:rPr>
        <w:t xml:space="preserve"> 2018 </w:t>
      </w:r>
      <w:r w:rsidR="00C821CB" w:rsidRPr="0078391F">
        <w:rPr>
          <w:rFonts w:ascii="MetaNormalLF-Roman" w:hAnsi="MetaNormalLF-Roman"/>
        </w:rPr>
        <w:t xml:space="preserve">für </w:t>
      </w:r>
      <w:r w:rsidR="00E06EE7" w:rsidRPr="0078391F">
        <w:rPr>
          <w:rFonts w:ascii="MetaNormalLF-Roman" w:hAnsi="MetaNormalLF-Roman"/>
        </w:rPr>
        <w:t xml:space="preserve">nur </w:t>
      </w:r>
      <w:r w:rsidR="00C821CB" w:rsidRPr="0078391F">
        <w:rPr>
          <w:rFonts w:ascii="MetaNormalLF-Roman" w:hAnsi="MetaNormalLF-Roman"/>
        </w:rPr>
        <w:t xml:space="preserve">34,7 % der </w:t>
      </w:r>
      <w:r w:rsidR="009175A0" w:rsidRPr="0078391F">
        <w:rPr>
          <w:rFonts w:ascii="MetaNormalLF-Roman" w:hAnsi="MetaNormalLF-Roman"/>
        </w:rPr>
        <w:t>Kapitalgesellschaften,</w:t>
      </w:r>
      <w:r w:rsidR="00A11E52" w:rsidRPr="0078391F">
        <w:rPr>
          <w:rFonts w:ascii="MetaNormalLF-Roman" w:hAnsi="MetaNormalLF-Roman"/>
        </w:rPr>
        <w:t xml:space="preserve"> die entweder in der Körperschaft- oder Gewerbesteuerstatistik erfasst wurden,</w:t>
      </w:r>
      <w:r w:rsidR="009175A0" w:rsidRPr="0078391F">
        <w:rPr>
          <w:rFonts w:ascii="MetaNormalLF-Roman" w:hAnsi="MetaNormalLF-Roman"/>
        </w:rPr>
        <w:t xml:space="preserve"> </w:t>
      </w:r>
      <w:r w:rsidR="00C821CB" w:rsidRPr="0078391F">
        <w:rPr>
          <w:rFonts w:ascii="MetaNormalLF-Roman" w:hAnsi="MetaNormalLF-Roman"/>
        </w:rPr>
        <w:t xml:space="preserve">Angaben in der Körperschaft-, Gewerbesteuerstatistik und dem </w:t>
      </w:r>
      <w:r w:rsidR="003463B2">
        <w:rPr>
          <w:rFonts w:ascii="MetaNormalLF-Roman" w:hAnsi="MetaNormalLF-Roman"/>
        </w:rPr>
        <w:t>statistischen Unternehmensregister</w:t>
      </w:r>
      <w:r w:rsidR="003463B2" w:rsidRPr="0078391F">
        <w:rPr>
          <w:rFonts w:ascii="MetaNormalLF-Roman" w:hAnsi="MetaNormalLF-Roman"/>
        </w:rPr>
        <w:t xml:space="preserve"> </w:t>
      </w:r>
      <w:r w:rsidR="00C821CB" w:rsidRPr="0078391F">
        <w:rPr>
          <w:rFonts w:ascii="MetaNormalLF-Roman" w:hAnsi="MetaNormalLF-Roman"/>
        </w:rPr>
        <w:t xml:space="preserve">vorliegen. </w:t>
      </w:r>
      <w:r w:rsidR="005C47A2" w:rsidRPr="0078391F">
        <w:rPr>
          <w:rFonts w:ascii="MetaNormalLF-Roman" w:hAnsi="MetaNormalLF-Roman"/>
        </w:rPr>
        <w:t xml:space="preserve">Da das </w:t>
      </w:r>
      <w:r w:rsidR="003463B2">
        <w:rPr>
          <w:rFonts w:ascii="MetaNormalLF-Roman" w:hAnsi="MetaNormalLF-Roman"/>
        </w:rPr>
        <w:t>statistische Unternehmensregister</w:t>
      </w:r>
      <w:r w:rsidR="003463B2" w:rsidRPr="0078391F">
        <w:rPr>
          <w:rFonts w:ascii="MetaNormalLF-Roman" w:hAnsi="MetaNormalLF-Roman"/>
        </w:rPr>
        <w:t xml:space="preserve"> </w:t>
      </w:r>
      <w:r w:rsidR="005C47A2" w:rsidRPr="0078391F">
        <w:rPr>
          <w:rFonts w:ascii="MetaNormalLF-Roman" w:hAnsi="MetaNormalLF-Roman"/>
        </w:rPr>
        <w:t>nur die Steuernummer aus der Umsatzsteuerstatistik</w:t>
      </w:r>
      <w:ins w:id="177" w:author="Kristiansen, Annette (H36)" w:date="2023-07-24T14:55:00Z">
        <w:r w:rsidR="00326356">
          <w:rPr>
            <w:rFonts w:ascii="MetaNormalLF-Roman" w:hAnsi="MetaNormalLF-Roman"/>
          </w:rPr>
          <w:t>-Voranmeldung</w:t>
        </w:r>
      </w:ins>
      <w:r w:rsidR="005C47A2" w:rsidRPr="0078391F">
        <w:rPr>
          <w:rFonts w:ascii="MetaNormalLF-Roman" w:hAnsi="MetaNormalLF-Roman"/>
        </w:rPr>
        <w:t xml:space="preserve"> enthält</w:t>
      </w:r>
      <w:r w:rsidR="007432A2" w:rsidRPr="0078391F">
        <w:rPr>
          <w:rFonts w:ascii="MetaNormalLF-Roman" w:hAnsi="MetaNormalLF-Roman"/>
        </w:rPr>
        <w:t>,</w:t>
      </w:r>
      <w:r w:rsidR="005C47A2" w:rsidRPr="0078391F">
        <w:rPr>
          <w:rFonts w:ascii="MetaNormalLF-Roman" w:hAnsi="MetaNormalLF-Roman"/>
        </w:rPr>
        <w:t xml:space="preserve"> </w:t>
      </w:r>
      <w:r w:rsidR="005C47A2" w:rsidRPr="0078391F">
        <w:rPr>
          <w:rFonts w:ascii="MetaNormalLF-Roman" w:hAnsi="MetaNormalLF-Roman"/>
        </w:rPr>
        <w:lastRenderedPageBreak/>
        <w:t>werden Beobachtungen, die nur in der Gewerbe- und/oder Körperschaftsteuerstatistik enthalten sind</w:t>
      </w:r>
      <w:r w:rsidR="006C1CAA">
        <w:rPr>
          <w:rFonts w:ascii="MetaNormalLF-Roman" w:hAnsi="MetaNormalLF-Roman"/>
        </w:rPr>
        <w:t>,</w:t>
      </w:r>
      <w:r w:rsidR="005C47A2" w:rsidRPr="0078391F">
        <w:rPr>
          <w:rFonts w:ascii="MetaNormalLF-Roman" w:hAnsi="MetaNormalLF-Roman"/>
        </w:rPr>
        <w:t xml:space="preserve"> nicht mit dem </w:t>
      </w:r>
      <w:r w:rsidR="003463B2">
        <w:rPr>
          <w:rFonts w:ascii="MetaNormalLF-Roman" w:hAnsi="MetaNormalLF-Roman"/>
        </w:rPr>
        <w:t>statistischen Unternehmensregister</w:t>
      </w:r>
      <w:r w:rsidR="003463B2" w:rsidRPr="0078391F">
        <w:rPr>
          <w:rFonts w:ascii="MetaNormalLF-Roman" w:hAnsi="MetaNormalLF-Roman"/>
        </w:rPr>
        <w:t xml:space="preserve"> </w:t>
      </w:r>
      <w:r w:rsidR="005C47A2" w:rsidRPr="0078391F">
        <w:rPr>
          <w:rFonts w:ascii="MetaNormalLF-Roman" w:hAnsi="MetaNormalLF-Roman"/>
        </w:rPr>
        <w:t>zusammengeführt</w:t>
      </w:r>
      <w:r w:rsidR="007432A2" w:rsidRPr="0078391F">
        <w:rPr>
          <w:rFonts w:ascii="MetaNormalLF-Roman" w:hAnsi="MetaNormalLF-Roman"/>
        </w:rPr>
        <w:t xml:space="preserve"> (</w:t>
      </w:r>
      <w:r w:rsidR="003247FE">
        <w:rPr>
          <w:rFonts w:ascii="MetaNormalLF-Roman" w:hAnsi="MetaNormalLF-Roman"/>
        </w:rPr>
        <w:t>siehe</w:t>
      </w:r>
      <w:r w:rsidR="003247FE" w:rsidRPr="0078391F">
        <w:rPr>
          <w:rFonts w:ascii="MetaNormalLF-Roman" w:hAnsi="MetaNormalLF-Roman"/>
        </w:rPr>
        <w:t xml:space="preserve"> </w:t>
      </w:r>
      <w:r w:rsidR="007432A2" w:rsidRPr="0078391F">
        <w:rPr>
          <w:rFonts w:ascii="MetaNormalLF-Roman" w:hAnsi="MetaNormalLF-Roman"/>
        </w:rPr>
        <w:t>Grafik 1)</w:t>
      </w:r>
      <w:r w:rsidR="005C47A2" w:rsidRPr="0078391F">
        <w:rPr>
          <w:rFonts w:ascii="MetaNormalLF-Roman" w:hAnsi="MetaNormalLF-Roman"/>
        </w:rPr>
        <w:t>.</w:t>
      </w:r>
      <w:r w:rsidR="00F66DD5" w:rsidRPr="0078391F">
        <w:rPr>
          <w:rFonts w:ascii="MetaNormalLF-Roman" w:hAnsi="MetaNormalLF-Roman"/>
        </w:rPr>
        <w:t xml:space="preserve"> </w:t>
      </w:r>
      <w:r w:rsidR="00EB598C" w:rsidRPr="0078391F">
        <w:rPr>
          <w:rFonts w:ascii="MetaNormalLF-Roman" w:hAnsi="MetaNormalLF-Roman"/>
        </w:rPr>
        <w:t>Verschiedene s</w:t>
      </w:r>
      <w:r w:rsidR="00880DD0" w:rsidRPr="0078391F">
        <w:rPr>
          <w:rFonts w:ascii="MetaNormalLF-Roman" w:hAnsi="MetaNormalLF-Roman"/>
        </w:rPr>
        <w:t xml:space="preserve">teuerliche Eckwerte aus der Gewerbe- und Körperschaftsteuerstatistik sind in </w:t>
      </w:r>
      <w:r w:rsidR="00880DD0" w:rsidRPr="003463B2">
        <w:rPr>
          <w:rFonts w:ascii="MetaNormalLF-Roman" w:hAnsi="MetaNormalLF-Roman"/>
          <w:highlight w:val="yellow"/>
        </w:rPr>
        <w:t xml:space="preserve">Grafik </w:t>
      </w:r>
      <w:r w:rsidR="007E77B4" w:rsidRPr="003463B2">
        <w:rPr>
          <w:rFonts w:ascii="MetaNormalLF-Roman" w:hAnsi="MetaNormalLF-Roman"/>
          <w:highlight w:val="yellow"/>
        </w:rPr>
        <w:t>3</w:t>
      </w:r>
      <w:r w:rsidR="000C0EB8" w:rsidRPr="0078391F">
        <w:rPr>
          <w:rFonts w:ascii="MetaNormalLF-Roman" w:hAnsi="MetaNormalLF-Roman"/>
        </w:rPr>
        <w:t xml:space="preserve"> </w:t>
      </w:r>
      <w:r w:rsidR="00880DD0" w:rsidRPr="0078391F">
        <w:rPr>
          <w:rFonts w:ascii="MetaNormalLF-Roman" w:hAnsi="MetaNormalLF-Roman"/>
        </w:rPr>
        <w:t xml:space="preserve">abgebildet. Es zeigt sich ein ähnliches Bild wie zuvor, die </w:t>
      </w:r>
      <w:r w:rsidR="007748BC">
        <w:rPr>
          <w:rFonts w:ascii="MetaNormalLF-Roman" w:hAnsi="MetaNormalLF-Roman"/>
        </w:rPr>
        <w:t>zusammengeführten</w:t>
      </w:r>
      <w:r w:rsidR="007748BC" w:rsidRPr="0078391F">
        <w:rPr>
          <w:rFonts w:ascii="MetaNormalLF-Roman" w:hAnsi="MetaNormalLF-Roman"/>
        </w:rPr>
        <w:t xml:space="preserve"> </w:t>
      </w:r>
      <w:r w:rsidR="00880DD0" w:rsidRPr="0078391F">
        <w:rPr>
          <w:rFonts w:ascii="MetaNormalLF-Roman" w:hAnsi="MetaNormalLF-Roman"/>
        </w:rPr>
        <w:t xml:space="preserve">Einheiten sind zumeist die Einheiten, die den Großteil der jeweiligen Werte ausmachen. </w:t>
      </w:r>
      <w:r w:rsidR="00FD3919" w:rsidRPr="0078391F">
        <w:rPr>
          <w:rFonts w:ascii="MetaNormalLF-Roman" w:hAnsi="MetaNormalLF-Roman"/>
        </w:rPr>
        <w:t>Für diese Einheiten lässt sich aufgrund der umfassenden Informationen</w:t>
      </w:r>
      <w:r w:rsidR="00153F9B" w:rsidRPr="0078391F">
        <w:rPr>
          <w:rFonts w:ascii="MetaNormalLF-Roman" w:hAnsi="MetaNormalLF-Roman"/>
        </w:rPr>
        <w:t xml:space="preserve"> beispielsweise </w:t>
      </w:r>
      <w:r w:rsidR="00B41674" w:rsidRPr="0078391F">
        <w:rPr>
          <w:rFonts w:ascii="MetaNormalLF-Roman" w:hAnsi="MetaNormalLF-Roman"/>
        </w:rPr>
        <w:t>die Unternehmenss</w:t>
      </w:r>
      <w:r w:rsidR="00FD3919" w:rsidRPr="0078391F">
        <w:rPr>
          <w:rFonts w:ascii="MetaNormalLF-Roman" w:hAnsi="MetaNormalLF-Roman"/>
        </w:rPr>
        <w:t xml:space="preserve">teuerlast </w:t>
      </w:r>
      <w:ins w:id="178" w:author="Kristiansen, Annette (H36)" w:date="2023-07-24T14:56:00Z">
        <w:r w:rsidR="00326356">
          <w:rPr>
            <w:rFonts w:ascii="MetaNormalLF-Roman" w:hAnsi="MetaNormalLF-Roman"/>
          </w:rPr>
          <w:t>berechnen.</w:t>
        </w:r>
      </w:ins>
    </w:p>
    <w:p w14:paraId="07408962" w14:textId="49FD35E2" w:rsidR="009979A2" w:rsidRPr="0078391F" w:rsidRDefault="009979A2" w:rsidP="00CF7AB9">
      <w:pPr>
        <w:spacing w:after="120" w:line="360" w:lineRule="auto"/>
        <w:jc w:val="both"/>
        <w:rPr>
          <w:rFonts w:ascii="MetaNormalLF-Roman" w:hAnsi="MetaNormalLF-Roman"/>
          <w:color w:val="5B9BD5" w:themeColor="accent1"/>
        </w:rPr>
      </w:pPr>
      <w:commentRangeStart w:id="179"/>
      <w:r w:rsidRPr="0078391F">
        <w:rPr>
          <w:rFonts w:ascii="MetaNormalLF-Roman" w:hAnsi="MetaNormalLF-Roman"/>
          <w:color w:val="4472C4" w:themeColor="accent5"/>
        </w:rPr>
        <w:t>Organkreise</w:t>
      </w:r>
      <w:commentRangeEnd w:id="179"/>
      <w:r w:rsidR="006401BB">
        <w:rPr>
          <w:rStyle w:val="Kommentarzeichen"/>
        </w:rPr>
        <w:commentReference w:id="179"/>
      </w:r>
    </w:p>
    <w:p w14:paraId="7F50E5F7" w14:textId="2A6488A6" w:rsidR="001E04DD" w:rsidRPr="0078391F" w:rsidRDefault="00397C7F" w:rsidP="008A598B">
      <w:pPr>
        <w:spacing w:after="120" w:line="360" w:lineRule="auto"/>
        <w:jc w:val="both"/>
        <w:rPr>
          <w:rFonts w:ascii="MetaNormalLF-Roman" w:hAnsi="MetaNormalLF-Roman"/>
        </w:rPr>
      </w:pPr>
      <w:r w:rsidRPr="0078391F">
        <w:rPr>
          <w:rFonts w:ascii="MetaNormalLF-Roman" w:hAnsi="MetaNormalLF-Roman"/>
        </w:rPr>
        <w:t xml:space="preserve">Ein besonderes Augenmerk kann auf Organkreise gelegt werden. </w:t>
      </w:r>
      <w:r w:rsidR="008F54BA">
        <w:rPr>
          <w:rFonts w:ascii="MetaNormalLF-Roman" w:hAnsi="MetaNormalLF-Roman"/>
        </w:rPr>
        <w:t>D</w:t>
      </w:r>
      <w:r w:rsidRPr="0078391F">
        <w:rPr>
          <w:rFonts w:ascii="MetaNormalLF-Roman" w:hAnsi="MetaNormalLF-Roman"/>
        </w:rPr>
        <w:t xml:space="preserve">ie Körperschaftsteuerstatistik </w:t>
      </w:r>
      <w:r w:rsidR="008F54BA">
        <w:rPr>
          <w:rFonts w:ascii="MetaNormalLF-Roman" w:hAnsi="MetaNormalLF-Roman"/>
        </w:rPr>
        <w:t xml:space="preserve">erfasst </w:t>
      </w:r>
      <w:r w:rsidRPr="0078391F">
        <w:rPr>
          <w:rFonts w:ascii="MetaNormalLF-Roman" w:hAnsi="MetaNormalLF-Roman"/>
        </w:rPr>
        <w:t>sowohl Organträger als auch Organgesellschaften. Mithilfe dieser Information</w:t>
      </w:r>
      <w:r w:rsidR="00A5251F" w:rsidRPr="0078391F">
        <w:rPr>
          <w:rFonts w:ascii="MetaNormalLF-Roman" w:hAnsi="MetaNormalLF-Roman"/>
        </w:rPr>
        <w:t>en</w:t>
      </w:r>
      <w:r w:rsidRPr="0078391F">
        <w:rPr>
          <w:rFonts w:ascii="MetaNormalLF-Roman" w:hAnsi="MetaNormalLF-Roman"/>
        </w:rPr>
        <w:t xml:space="preserve"> </w:t>
      </w:r>
      <w:r w:rsidR="00626AC1">
        <w:rPr>
          <w:rFonts w:ascii="MetaNormalLF-Roman" w:hAnsi="MetaNormalLF-Roman"/>
        </w:rPr>
        <w:t>ist es möglich,</w:t>
      </w:r>
      <w:r w:rsidR="00626AC1" w:rsidRPr="0078391F">
        <w:rPr>
          <w:rFonts w:ascii="MetaNormalLF-Roman" w:hAnsi="MetaNormalLF-Roman"/>
        </w:rPr>
        <w:t xml:space="preserve"> </w:t>
      </w:r>
      <w:r w:rsidRPr="0078391F">
        <w:rPr>
          <w:rFonts w:ascii="MetaNormalLF-Roman" w:hAnsi="MetaNormalLF-Roman"/>
        </w:rPr>
        <w:t>jährliche Änderungen der</w:t>
      </w:r>
      <w:r w:rsidR="00283D2C" w:rsidRPr="0078391F">
        <w:rPr>
          <w:rFonts w:ascii="MetaNormalLF-Roman" w:hAnsi="MetaNormalLF-Roman"/>
        </w:rPr>
        <w:t xml:space="preserve"> ertragsteuerlichen</w:t>
      </w:r>
      <w:r w:rsidRPr="0078391F">
        <w:rPr>
          <w:rFonts w:ascii="MetaNormalLF-Roman" w:hAnsi="MetaNormalLF-Roman"/>
        </w:rPr>
        <w:t xml:space="preserve"> Organkreise </w:t>
      </w:r>
      <w:r w:rsidR="00626AC1">
        <w:rPr>
          <w:rFonts w:ascii="MetaNormalLF-Roman" w:hAnsi="MetaNormalLF-Roman"/>
        </w:rPr>
        <w:t xml:space="preserve">zu </w:t>
      </w:r>
      <w:r w:rsidRPr="0078391F">
        <w:rPr>
          <w:rFonts w:ascii="MetaNormalLF-Roman" w:hAnsi="MetaNormalLF-Roman"/>
        </w:rPr>
        <w:t xml:space="preserve">betrachten. Für Änderungen bei umsatzsteuerlichen Organkreisen sollte die Information aus dem </w:t>
      </w:r>
      <w:r w:rsidR="00626AC1">
        <w:rPr>
          <w:rFonts w:ascii="MetaNormalLF-Roman" w:hAnsi="MetaNormalLF-Roman"/>
        </w:rPr>
        <w:t>statistischen Unternehmensregister</w:t>
      </w:r>
      <w:r w:rsidR="00626AC1" w:rsidRPr="0078391F">
        <w:rPr>
          <w:rFonts w:ascii="MetaNormalLF-Roman" w:hAnsi="MetaNormalLF-Roman"/>
        </w:rPr>
        <w:t xml:space="preserve"> </w:t>
      </w:r>
      <w:r w:rsidRPr="0078391F">
        <w:rPr>
          <w:rFonts w:ascii="MetaNormalLF-Roman" w:hAnsi="MetaNormalLF-Roman"/>
        </w:rPr>
        <w:t>verwendet werden</w:t>
      </w:r>
      <w:r w:rsidR="00283D2C" w:rsidRPr="0078391F">
        <w:rPr>
          <w:rFonts w:ascii="MetaNormalLF-Roman" w:hAnsi="MetaNormalLF-Roman"/>
        </w:rPr>
        <w:t>, da in den Umsatzsteuerstatistiken lediglich der Organträger</w:t>
      </w:r>
      <w:r w:rsidR="00BB42AB">
        <w:rPr>
          <w:rStyle w:val="Funotenzeichen"/>
          <w:rFonts w:ascii="MetaNormalLF-Roman" w:hAnsi="MetaNormalLF-Roman"/>
        </w:rPr>
        <w:footnoteReference w:id="10"/>
      </w:r>
      <w:r w:rsidR="00BB42AB">
        <w:rPr>
          <w:rFonts w:ascii="MetaNormalLF-Roman" w:hAnsi="MetaNormalLF-Roman"/>
        </w:rPr>
        <w:t xml:space="preserve"> </w:t>
      </w:r>
      <w:r w:rsidR="00D5443C">
        <w:rPr>
          <w:rFonts w:ascii="MetaNormalLF-Roman" w:hAnsi="MetaNormalLF-Roman"/>
        </w:rPr>
        <w:t>enthalten ist</w:t>
      </w:r>
      <w:r w:rsidRPr="0078391F">
        <w:rPr>
          <w:rFonts w:ascii="MetaNormalLF-Roman" w:hAnsi="MetaNormalLF-Roman"/>
        </w:rPr>
        <w:t xml:space="preserve">. Die Überschneidung und Unterschiede der </w:t>
      </w:r>
      <w:r w:rsidR="00283D2C" w:rsidRPr="0078391F">
        <w:rPr>
          <w:rFonts w:ascii="MetaNormalLF-Roman" w:hAnsi="MetaNormalLF-Roman"/>
        </w:rPr>
        <w:t>umsatz- und ertragsteuerlichen</w:t>
      </w:r>
      <w:r w:rsidRPr="0078391F">
        <w:rPr>
          <w:rFonts w:ascii="MetaNormalLF-Roman" w:hAnsi="MetaNormalLF-Roman"/>
        </w:rPr>
        <w:t xml:space="preserve"> Organkreise </w:t>
      </w:r>
      <w:r w:rsidR="00626AC1">
        <w:rPr>
          <w:rFonts w:ascii="MetaNormalLF-Roman" w:hAnsi="MetaNormalLF-Roman"/>
        </w:rPr>
        <w:t>sind</w:t>
      </w:r>
      <w:r w:rsidR="008F54BA" w:rsidRPr="0078391F">
        <w:rPr>
          <w:rFonts w:ascii="MetaNormalLF-Roman" w:hAnsi="MetaNormalLF-Roman"/>
        </w:rPr>
        <w:t xml:space="preserve"> </w:t>
      </w:r>
      <w:r w:rsidR="008F54BA">
        <w:rPr>
          <w:rFonts w:ascii="MetaNormalLF-Roman" w:hAnsi="MetaNormalLF-Roman"/>
        </w:rPr>
        <w:t>in</w:t>
      </w:r>
      <w:r w:rsidR="008F54BA" w:rsidRPr="0078391F">
        <w:rPr>
          <w:rFonts w:ascii="MetaNormalLF-Roman" w:hAnsi="MetaNormalLF-Roman"/>
        </w:rPr>
        <w:t xml:space="preserve"> </w:t>
      </w:r>
      <w:r w:rsidRPr="0078391F">
        <w:rPr>
          <w:rFonts w:ascii="MetaNormalLF-Roman" w:hAnsi="MetaNormalLF-Roman"/>
        </w:rPr>
        <w:t xml:space="preserve">Buchner </w:t>
      </w:r>
      <w:r w:rsidR="00EE13D5">
        <w:rPr>
          <w:rFonts w:ascii="MetaNormalLF-Roman" w:hAnsi="MetaNormalLF-Roman"/>
        </w:rPr>
        <w:t>und anderen</w:t>
      </w:r>
      <w:r w:rsidRPr="0078391F">
        <w:rPr>
          <w:rFonts w:ascii="MetaNormalLF-Roman" w:hAnsi="MetaNormalLF-Roman"/>
        </w:rPr>
        <w:t xml:space="preserve"> (2022) für das Jahr 2016 dargestellt.</w:t>
      </w:r>
    </w:p>
    <w:p w14:paraId="4D600ECC" w14:textId="5352E1BA" w:rsidR="009979A2" w:rsidRPr="0078391F" w:rsidRDefault="009979A2" w:rsidP="008A598B">
      <w:pPr>
        <w:spacing w:before="120" w:after="120" w:line="360" w:lineRule="auto"/>
        <w:jc w:val="both"/>
        <w:rPr>
          <w:rFonts w:ascii="MetaNormalLF-Roman" w:hAnsi="MetaNormalLF-Roman"/>
        </w:rPr>
      </w:pPr>
      <w:commentRangeStart w:id="187"/>
      <w:r w:rsidRPr="0078391F">
        <w:rPr>
          <w:rFonts w:ascii="MetaNormalLF-Roman" w:hAnsi="MetaNormalLF-Roman"/>
          <w:color w:val="4472C4" w:themeColor="accent5"/>
        </w:rPr>
        <w:t>Erweiterung</w:t>
      </w:r>
      <w:commentRangeEnd w:id="187"/>
      <w:r w:rsidR="008F54BA">
        <w:rPr>
          <w:rStyle w:val="Kommentarzeichen"/>
        </w:rPr>
        <w:commentReference w:id="187"/>
      </w:r>
      <w:r w:rsidRPr="0078391F">
        <w:rPr>
          <w:rFonts w:ascii="MetaNormalLF-Roman" w:hAnsi="MetaNormalLF-Roman"/>
          <w:color w:val="4472C4" w:themeColor="accent5"/>
        </w:rPr>
        <w:t xml:space="preserve"> durch Wirtschaftsstatistiken</w:t>
      </w:r>
    </w:p>
    <w:p w14:paraId="473EEF57" w14:textId="400FFEB4" w:rsidR="000E3AEC" w:rsidRDefault="00BF2FDA" w:rsidP="008A598B">
      <w:pPr>
        <w:spacing w:after="120" w:line="360" w:lineRule="auto"/>
        <w:jc w:val="both"/>
        <w:rPr>
          <w:rFonts w:ascii="MetaNormalLF-Roman" w:hAnsi="MetaNormalLF-Roman"/>
        </w:rPr>
      </w:pPr>
      <w:r w:rsidRPr="0078391F">
        <w:rPr>
          <w:rFonts w:ascii="MetaNormalLF-Roman" w:hAnsi="MetaNormalLF-Roman"/>
        </w:rPr>
        <w:t>Die Unternehmensstrukturstatistiken bieten wertvolle Informationen über Unternehmen</w:t>
      </w:r>
      <w:r w:rsidR="00A5251F" w:rsidRPr="0078391F">
        <w:rPr>
          <w:rFonts w:ascii="MetaNormalLF-Roman" w:hAnsi="MetaNormalLF-Roman"/>
        </w:rPr>
        <w:t>.</w:t>
      </w:r>
      <w:r w:rsidR="00005AF5" w:rsidRPr="0078391F">
        <w:rPr>
          <w:rFonts w:ascii="MetaNormalLF-Roman" w:hAnsi="MetaNormalLF-Roman"/>
        </w:rPr>
        <w:t xml:space="preserve"> </w:t>
      </w:r>
      <w:r w:rsidR="00A5251F" w:rsidRPr="0078391F">
        <w:rPr>
          <w:rFonts w:ascii="MetaNormalLF-Roman" w:hAnsi="MetaNormalLF-Roman"/>
        </w:rPr>
        <w:t>S</w:t>
      </w:r>
      <w:r w:rsidRPr="0078391F">
        <w:rPr>
          <w:rFonts w:ascii="MetaNormalLF-Roman" w:hAnsi="MetaNormalLF-Roman"/>
        </w:rPr>
        <w:t xml:space="preserve">owohl die Kostenstruktur- als auch </w:t>
      </w:r>
      <w:r w:rsidR="00D5443C">
        <w:rPr>
          <w:rFonts w:ascii="MetaNormalLF-Roman" w:hAnsi="MetaNormalLF-Roman"/>
        </w:rPr>
        <w:t xml:space="preserve">die </w:t>
      </w:r>
      <w:r w:rsidRPr="0078391F">
        <w:rPr>
          <w:rFonts w:ascii="MetaNormalLF-Roman" w:hAnsi="MetaNormalLF-Roman"/>
        </w:rPr>
        <w:t xml:space="preserve">Investitionserhebungen sind im FDZ-Produkt </w:t>
      </w:r>
      <w:r w:rsidR="00D5443C">
        <w:rPr>
          <w:rFonts w:ascii="MetaNormalLF-Roman" w:hAnsi="MetaNormalLF-Roman"/>
        </w:rPr>
        <w:t>„</w:t>
      </w:r>
      <w:proofErr w:type="spellStart"/>
      <w:r w:rsidR="00FB0683" w:rsidRPr="0078391F">
        <w:rPr>
          <w:rFonts w:ascii="MetaNormalLF-Roman" w:hAnsi="MetaNormalLF-Roman"/>
        </w:rPr>
        <w:t>AFiD</w:t>
      </w:r>
      <w:proofErr w:type="spellEnd"/>
      <w:r w:rsidR="00FB0683" w:rsidRPr="0078391F">
        <w:rPr>
          <w:rFonts w:ascii="MetaNormalLF-Roman" w:hAnsi="MetaNormalLF-Roman"/>
        </w:rPr>
        <w:t>-Panel Unternehmensstrukturstatistiken</w:t>
      </w:r>
      <w:r w:rsidR="00D5443C">
        <w:rPr>
          <w:rFonts w:ascii="MetaNormalLF-Roman" w:hAnsi="MetaNormalLF-Roman"/>
        </w:rPr>
        <w:t>“</w:t>
      </w:r>
      <w:r w:rsidR="00FB0683" w:rsidRPr="0078391F">
        <w:rPr>
          <w:rFonts w:ascii="MetaNormalLF-Roman" w:hAnsi="MetaNormalLF-Roman"/>
        </w:rPr>
        <w:t xml:space="preserve"> (SBS-Panel)</w:t>
      </w:r>
      <w:r w:rsidR="00A4707F" w:rsidRPr="0078391F">
        <w:rPr>
          <w:rStyle w:val="Funotenzeichen"/>
          <w:rFonts w:ascii="MetaNormalLF-Roman" w:hAnsi="MetaNormalLF-Roman"/>
        </w:rPr>
        <w:footnoteReference w:id="11"/>
      </w:r>
      <w:r w:rsidR="00A4707F" w:rsidRPr="0078391F">
        <w:rPr>
          <w:rFonts w:ascii="MetaNormalLF-Roman" w:hAnsi="MetaNormalLF-Roman"/>
        </w:rPr>
        <w:t xml:space="preserve"> </w:t>
      </w:r>
      <w:r w:rsidRPr="0078391F">
        <w:rPr>
          <w:rFonts w:ascii="MetaNormalLF-Roman" w:hAnsi="MetaNormalLF-Roman"/>
        </w:rPr>
        <w:t>vereint</w:t>
      </w:r>
      <w:r w:rsidR="005248A8" w:rsidRPr="0078391F">
        <w:rPr>
          <w:rFonts w:ascii="MetaNormalLF-Roman" w:hAnsi="MetaNormalLF-Roman"/>
        </w:rPr>
        <w:t>.</w:t>
      </w:r>
      <w:r w:rsidRPr="0078391F">
        <w:rPr>
          <w:rFonts w:ascii="MetaNormalLF-Roman" w:hAnsi="MetaNormalLF-Roman"/>
        </w:rPr>
        <w:t xml:space="preserve"> </w:t>
      </w:r>
      <w:r w:rsidR="005248A8" w:rsidRPr="0078391F">
        <w:rPr>
          <w:rFonts w:ascii="MetaNormalLF-Roman" w:hAnsi="MetaNormalLF-Roman"/>
        </w:rPr>
        <w:t>Dies</w:t>
      </w:r>
      <w:r w:rsidR="00922247">
        <w:rPr>
          <w:rFonts w:ascii="MetaNormalLF-Roman" w:hAnsi="MetaNormalLF-Roman"/>
        </w:rPr>
        <w:t>es</w:t>
      </w:r>
      <w:r w:rsidRPr="0078391F">
        <w:rPr>
          <w:rFonts w:ascii="MetaNormalLF-Roman" w:hAnsi="MetaNormalLF-Roman"/>
        </w:rPr>
        <w:t xml:space="preserve"> </w:t>
      </w:r>
      <w:r w:rsidR="005248A8" w:rsidRPr="0078391F">
        <w:rPr>
          <w:rFonts w:ascii="MetaNormalLF-Roman" w:hAnsi="MetaNormalLF-Roman"/>
        </w:rPr>
        <w:t>kann</w:t>
      </w:r>
      <w:r w:rsidRPr="0078391F">
        <w:rPr>
          <w:rFonts w:ascii="MetaNormalLF-Roman" w:hAnsi="MetaNormalLF-Roman"/>
        </w:rPr>
        <w:t xml:space="preserve"> über </w:t>
      </w:r>
      <w:r w:rsidR="005248A8" w:rsidRPr="0078391F">
        <w:rPr>
          <w:rFonts w:ascii="MetaNormalLF-Roman" w:hAnsi="MetaNormalLF-Roman"/>
        </w:rPr>
        <w:t xml:space="preserve">einen </w:t>
      </w:r>
      <w:r w:rsidRPr="0078391F">
        <w:rPr>
          <w:rFonts w:ascii="MetaNormalLF-Roman" w:hAnsi="MetaNormalLF-Roman"/>
        </w:rPr>
        <w:t>direkte</w:t>
      </w:r>
      <w:r w:rsidR="005248A8" w:rsidRPr="0078391F">
        <w:rPr>
          <w:rFonts w:ascii="MetaNormalLF-Roman" w:hAnsi="MetaNormalLF-Roman"/>
        </w:rPr>
        <w:t>n Identifikator</w:t>
      </w:r>
      <w:r w:rsidRPr="0078391F">
        <w:rPr>
          <w:rFonts w:ascii="MetaNormalLF-Roman" w:hAnsi="MetaNormalLF-Roman"/>
        </w:rPr>
        <w:t xml:space="preserve"> </w:t>
      </w:r>
      <w:r w:rsidR="00FB0683" w:rsidRPr="0078391F">
        <w:rPr>
          <w:rFonts w:ascii="MetaNormalLF-Roman" w:hAnsi="MetaNormalLF-Roman"/>
        </w:rPr>
        <w:t xml:space="preserve">(ID der wirtschaftlichen Einheit) </w:t>
      </w:r>
      <w:r w:rsidRPr="0078391F">
        <w:rPr>
          <w:rFonts w:ascii="MetaNormalLF-Roman" w:hAnsi="MetaNormalLF-Roman"/>
        </w:rPr>
        <w:t xml:space="preserve">mit </w:t>
      </w:r>
      <w:r w:rsidR="005248A8" w:rsidRPr="0078391F">
        <w:rPr>
          <w:rFonts w:ascii="MetaNormalLF-Roman" w:hAnsi="MetaNormalLF-Roman"/>
        </w:rPr>
        <w:t xml:space="preserve">Einheiten aus dem </w:t>
      </w:r>
      <w:r w:rsidR="001934A3">
        <w:rPr>
          <w:rFonts w:ascii="MetaNormalLF-Roman" w:hAnsi="MetaNormalLF-Roman"/>
        </w:rPr>
        <w:t>Business-Tax-Panel</w:t>
      </w:r>
      <w:r w:rsidR="005248A8" w:rsidRPr="0078391F">
        <w:rPr>
          <w:rFonts w:ascii="MetaNormalLF-Roman" w:hAnsi="MetaNormalLF-Roman"/>
        </w:rPr>
        <w:t xml:space="preserve"> </w:t>
      </w:r>
      <w:r w:rsidRPr="0078391F">
        <w:rPr>
          <w:rFonts w:ascii="MetaNormalLF-Roman" w:hAnsi="MetaNormalLF-Roman"/>
        </w:rPr>
        <w:t xml:space="preserve">zusammengeführt werden. </w:t>
      </w:r>
      <w:r w:rsidR="00626AC1">
        <w:rPr>
          <w:rFonts w:ascii="MetaNormalLF-Roman" w:hAnsi="MetaNormalLF-Roman"/>
        </w:rPr>
        <w:t>M</w:t>
      </w:r>
      <w:r w:rsidRPr="0078391F">
        <w:rPr>
          <w:rFonts w:ascii="MetaNormalLF-Roman" w:hAnsi="MetaNormalLF-Roman"/>
        </w:rPr>
        <w:t xml:space="preserve">it </w:t>
      </w:r>
      <w:r w:rsidR="00626AC1">
        <w:rPr>
          <w:rFonts w:ascii="MetaNormalLF-Roman" w:hAnsi="MetaNormalLF-Roman"/>
        </w:rPr>
        <w:t>der</w:t>
      </w:r>
      <w:r w:rsidR="00626AC1" w:rsidRPr="0078391F">
        <w:rPr>
          <w:rFonts w:ascii="MetaNormalLF-Roman" w:hAnsi="MetaNormalLF-Roman"/>
        </w:rPr>
        <w:t xml:space="preserve"> </w:t>
      </w:r>
      <w:r w:rsidRPr="0078391F">
        <w:rPr>
          <w:rFonts w:ascii="MetaNormalLF-Roman" w:hAnsi="MetaNormalLF-Roman"/>
        </w:rPr>
        <w:t>Nutzung von Angaben zu Investitionen, eingesetzte</w:t>
      </w:r>
      <w:r w:rsidR="00626AC1">
        <w:rPr>
          <w:rFonts w:ascii="MetaNormalLF-Roman" w:hAnsi="MetaNormalLF-Roman"/>
        </w:rPr>
        <w:t>n</w:t>
      </w:r>
      <w:r w:rsidRPr="0078391F">
        <w:rPr>
          <w:rFonts w:ascii="MetaNormalLF-Roman" w:hAnsi="MetaNormalLF-Roman"/>
        </w:rPr>
        <w:t xml:space="preserve"> Produktionsfaktoren und Wertschöpfung</w:t>
      </w:r>
      <w:r w:rsidR="00626AC1" w:rsidRPr="00626AC1">
        <w:rPr>
          <w:rFonts w:ascii="MetaNormalLF-Roman" w:hAnsi="MetaNormalLF-Roman"/>
        </w:rPr>
        <w:t xml:space="preserve"> </w:t>
      </w:r>
      <w:r w:rsidR="00626AC1" w:rsidRPr="0078391F">
        <w:rPr>
          <w:rFonts w:ascii="MetaNormalLF-Roman" w:hAnsi="MetaNormalLF-Roman"/>
        </w:rPr>
        <w:t>erweiter</w:t>
      </w:r>
      <w:r w:rsidR="00626AC1">
        <w:rPr>
          <w:rFonts w:ascii="MetaNormalLF-Roman" w:hAnsi="MetaNormalLF-Roman"/>
        </w:rPr>
        <w:t>n</w:t>
      </w:r>
      <w:r w:rsidR="00626AC1" w:rsidRPr="0078391F">
        <w:rPr>
          <w:rFonts w:ascii="MetaNormalLF-Roman" w:hAnsi="MetaNormalLF-Roman"/>
        </w:rPr>
        <w:t xml:space="preserve"> sich die Analysemöglichkeit</w:t>
      </w:r>
      <w:r w:rsidR="00626AC1">
        <w:rPr>
          <w:rFonts w:ascii="MetaNormalLF-Roman" w:hAnsi="MetaNormalLF-Roman"/>
        </w:rPr>
        <w:t>en</w:t>
      </w:r>
      <w:r w:rsidRPr="0078391F">
        <w:rPr>
          <w:rFonts w:ascii="MetaNormalLF-Roman" w:hAnsi="MetaNormalLF-Roman"/>
        </w:rPr>
        <w:t xml:space="preserve">. </w:t>
      </w:r>
      <w:r w:rsidR="007E1DA3" w:rsidRPr="0078391F">
        <w:rPr>
          <w:rFonts w:ascii="MetaNormalLF-Roman" w:hAnsi="MetaNormalLF-Roman"/>
        </w:rPr>
        <w:t xml:space="preserve">Zu beachten </w:t>
      </w:r>
      <w:r w:rsidR="008D2EA5" w:rsidRPr="0078391F">
        <w:rPr>
          <w:rFonts w:ascii="MetaNormalLF-Roman" w:hAnsi="MetaNormalLF-Roman"/>
        </w:rPr>
        <w:t>ist</w:t>
      </w:r>
      <w:r w:rsidR="007E1DA3" w:rsidRPr="0078391F">
        <w:rPr>
          <w:rFonts w:ascii="MetaNormalLF-Roman" w:hAnsi="MetaNormalLF-Roman"/>
        </w:rPr>
        <w:t xml:space="preserve"> jedoch, dass die Angaben aus der Statistik über die Personengesellschaften und Gemeinschaften sowie die zugehörigen Angaben </w:t>
      </w:r>
      <w:proofErr w:type="gramStart"/>
      <w:r w:rsidR="007E1DA3" w:rsidRPr="0078391F">
        <w:rPr>
          <w:rFonts w:ascii="MetaNormalLF-Roman" w:hAnsi="MetaNormalLF-Roman"/>
        </w:rPr>
        <w:t>aus der Einnahmen</w:t>
      </w:r>
      <w:proofErr w:type="gramEnd"/>
      <w:del w:id="188" w:author="Kristiansen, Annette (H36)" w:date="2023-07-21T10:16:00Z">
        <w:r w:rsidR="007E1DA3" w:rsidRPr="0078391F" w:rsidDel="002641D2">
          <w:rPr>
            <w:rFonts w:ascii="MetaNormalLF-Roman" w:hAnsi="MetaNormalLF-Roman"/>
          </w:rPr>
          <w:delText>-Ü</w:delText>
        </w:r>
      </w:del>
      <w:ins w:id="189" w:author="Kristiansen, Annette (H36)" w:date="2023-07-21T10:16:00Z">
        <w:r w:rsidR="002641D2">
          <w:rPr>
            <w:rFonts w:ascii="MetaNormalLF-Roman" w:hAnsi="MetaNormalLF-Roman"/>
          </w:rPr>
          <w:t>ü</w:t>
        </w:r>
      </w:ins>
      <w:r w:rsidR="007E1DA3" w:rsidRPr="0078391F">
        <w:rPr>
          <w:rFonts w:ascii="MetaNormalLF-Roman" w:hAnsi="MetaNormalLF-Roman"/>
        </w:rPr>
        <w:t>berschuss</w:t>
      </w:r>
      <w:del w:id="190" w:author="Kristiansen, Annette (H36)" w:date="2023-07-21T10:16:00Z">
        <w:r w:rsidR="007E1DA3" w:rsidRPr="0078391F" w:rsidDel="002641D2">
          <w:rPr>
            <w:rFonts w:ascii="MetaNormalLF-Roman" w:hAnsi="MetaNormalLF-Roman"/>
          </w:rPr>
          <w:delText>-R</w:delText>
        </w:r>
      </w:del>
      <w:ins w:id="191" w:author="Kristiansen, Annette (H36)" w:date="2023-07-21T10:16:00Z">
        <w:r w:rsidR="002641D2">
          <w:rPr>
            <w:rFonts w:ascii="MetaNormalLF-Roman" w:hAnsi="MetaNormalLF-Roman"/>
          </w:rPr>
          <w:t>r</w:t>
        </w:r>
      </w:ins>
      <w:r w:rsidR="007E1DA3" w:rsidRPr="0078391F">
        <w:rPr>
          <w:rFonts w:ascii="MetaNormalLF-Roman" w:hAnsi="MetaNormalLF-Roman"/>
        </w:rPr>
        <w:t xml:space="preserve">echnung nicht zu </w:t>
      </w:r>
      <w:r w:rsidR="008D2EA5" w:rsidRPr="0078391F">
        <w:rPr>
          <w:rFonts w:ascii="MetaNormalLF-Roman" w:hAnsi="MetaNormalLF-Roman"/>
        </w:rPr>
        <w:t xml:space="preserve">den </w:t>
      </w:r>
      <w:r w:rsidR="007E1DA3" w:rsidRPr="0078391F">
        <w:rPr>
          <w:rFonts w:ascii="MetaNormalLF-Roman" w:hAnsi="MetaNormalLF-Roman"/>
        </w:rPr>
        <w:t xml:space="preserve">Wirtschaftsstatistiken zählen und daher </w:t>
      </w:r>
      <w:r w:rsidR="00D5443C">
        <w:rPr>
          <w:rFonts w:ascii="MetaNormalLF-Roman" w:hAnsi="MetaNormalLF-Roman"/>
        </w:rPr>
        <w:t>eine Zusammenführung rechtlich nicht erlaubt ist</w:t>
      </w:r>
      <w:r w:rsidR="008D2EA5" w:rsidRPr="0078391F">
        <w:rPr>
          <w:rFonts w:ascii="MetaNormalLF-Roman" w:hAnsi="MetaNormalLF-Roman"/>
        </w:rPr>
        <w:t xml:space="preserve"> </w:t>
      </w:r>
      <w:r w:rsidR="00E51E2F" w:rsidRPr="0078391F">
        <w:rPr>
          <w:rFonts w:ascii="MetaNormalLF-Roman" w:hAnsi="MetaNormalLF-Roman"/>
        </w:rPr>
        <w:t xml:space="preserve">(siehe </w:t>
      </w:r>
      <w:r w:rsidR="00152DD6">
        <w:rPr>
          <w:rFonts w:ascii="MetaNormalLF-Roman" w:hAnsi="MetaNormalLF-Roman"/>
        </w:rPr>
        <w:t>Exkurs</w:t>
      </w:r>
      <w:r w:rsidR="00E51E2F" w:rsidRPr="0078391F">
        <w:rPr>
          <w:rFonts w:ascii="MetaNormalLF-Roman" w:hAnsi="MetaNormalLF-Roman"/>
        </w:rPr>
        <w:t>)</w:t>
      </w:r>
      <w:r w:rsidR="007E1DA3" w:rsidRPr="0078391F">
        <w:rPr>
          <w:rFonts w:ascii="MetaNormalLF-Roman" w:hAnsi="MetaNormalLF-Roman"/>
        </w:rPr>
        <w:t xml:space="preserve">. </w:t>
      </w:r>
      <w:r w:rsidR="00FB0683" w:rsidRPr="0078391F">
        <w:rPr>
          <w:rFonts w:ascii="MetaNormalLF-Roman" w:hAnsi="MetaNormalLF-Roman"/>
        </w:rPr>
        <w:t>Das SBS-Panel</w:t>
      </w:r>
      <w:r w:rsidRPr="0078391F">
        <w:rPr>
          <w:rFonts w:ascii="MetaNormalLF-Roman" w:hAnsi="MetaNormalLF-Roman"/>
        </w:rPr>
        <w:t xml:space="preserve"> </w:t>
      </w:r>
      <w:r w:rsidR="00626AC1" w:rsidRPr="0078391F">
        <w:rPr>
          <w:rFonts w:ascii="MetaNormalLF-Roman" w:hAnsi="MetaNormalLF-Roman"/>
        </w:rPr>
        <w:t xml:space="preserve">beruht </w:t>
      </w:r>
      <w:r w:rsidR="00005AF5" w:rsidRPr="0078391F">
        <w:rPr>
          <w:rFonts w:ascii="MetaNormalLF-Roman" w:hAnsi="MetaNormalLF-Roman"/>
        </w:rPr>
        <w:t xml:space="preserve">teilweise </w:t>
      </w:r>
      <w:r w:rsidRPr="0078391F">
        <w:rPr>
          <w:rFonts w:ascii="MetaNormalLF-Roman" w:hAnsi="MetaNormalLF-Roman"/>
        </w:rPr>
        <w:t>auf Stichproben</w:t>
      </w:r>
      <w:r w:rsidR="00A4707F" w:rsidRPr="0078391F">
        <w:rPr>
          <w:rFonts w:ascii="MetaNormalLF-Roman" w:hAnsi="MetaNormalLF-Roman"/>
        </w:rPr>
        <w:t>,</w:t>
      </w:r>
      <w:r w:rsidRPr="0078391F">
        <w:rPr>
          <w:rFonts w:ascii="MetaNormalLF-Roman" w:hAnsi="MetaNormalLF-Roman"/>
        </w:rPr>
        <w:t xml:space="preserve"> </w:t>
      </w:r>
      <w:r w:rsidR="00626AC1">
        <w:rPr>
          <w:rFonts w:ascii="MetaNormalLF-Roman" w:hAnsi="MetaNormalLF-Roman"/>
        </w:rPr>
        <w:t xml:space="preserve">die </w:t>
      </w:r>
      <w:r w:rsidRPr="0078391F">
        <w:rPr>
          <w:rFonts w:ascii="MetaNormalLF-Roman" w:hAnsi="MetaNormalLF-Roman"/>
        </w:rPr>
        <w:t xml:space="preserve">mit </w:t>
      </w:r>
      <w:proofErr w:type="spellStart"/>
      <w:r w:rsidRPr="0078391F">
        <w:rPr>
          <w:rFonts w:ascii="MetaNormalLF-Roman" w:hAnsi="MetaNormalLF-Roman"/>
        </w:rPr>
        <w:t>Abschneidegrenze</w:t>
      </w:r>
      <w:r w:rsidR="00005AF5" w:rsidRPr="0078391F">
        <w:rPr>
          <w:rFonts w:ascii="MetaNormalLF-Roman" w:hAnsi="MetaNormalLF-Roman"/>
        </w:rPr>
        <w:t>n</w:t>
      </w:r>
      <w:proofErr w:type="spellEnd"/>
      <w:r w:rsidRPr="0078391F">
        <w:rPr>
          <w:rFonts w:ascii="MetaNormalLF-Roman" w:hAnsi="MetaNormalLF-Roman"/>
        </w:rPr>
        <w:t xml:space="preserve"> </w:t>
      </w:r>
      <w:r w:rsidR="00626AC1">
        <w:rPr>
          <w:rFonts w:ascii="MetaNormalLF-Roman" w:hAnsi="MetaNormalLF-Roman"/>
        </w:rPr>
        <w:t xml:space="preserve">versehen </w:t>
      </w:r>
      <w:r w:rsidRPr="0078391F">
        <w:rPr>
          <w:rFonts w:ascii="MetaNormalLF-Roman" w:hAnsi="MetaNormalLF-Roman"/>
        </w:rPr>
        <w:t>und/oder rotierend</w:t>
      </w:r>
      <w:r w:rsidR="00626AC1">
        <w:rPr>
          <w:rFonts w:ascii="MetaNormalLF-Roman" w:hAnsi="MetaNormalLF-Roman"/>
        </w:rPr>
        <w:t xml:space="preserve"> </w:t>
      </w:r>
      <w:commentRangeStart w:id="192"/>
      <w:del w:id="193" w:author="Kristiansen, Annette (H36)" w:date="2023-07-24T15:01:00Z">
        <w:r w:rsidR="00626AC1" w:rsidDel="001B5CED">
          <w:rPr>
            <w:rFonts w:ascii="MetaNormalLF-Roman" w:hAnsi="MetaNormalLF-Roman"/>
          </w:rPr>
          <w:delText xml:space="preserve">angelegt </w:delText>
        </w:r>
      </w:del>
      <w:commentRangeEnd w:id="192"/>
      <w:r w:rsidR="001B5CED">
        <w:rPr>
          <w:rStyle w:val="Kommentarzeichen"/>
        </w:rPr>
        <w:commentReference w:id="192"/>
      </w:r>
      <w:r w:rsidR="00626AC1">
        <w:rPr>
          <w:rFonts w:ascii="MetaNormalLF-Roman" w:hAnsi="MetaNormalLF-Roman"/>
        </w:rPr>
        <w:t>sind. Daher ist</w:t>
      </w:r>
      <w:r w:rsidRPr="0078391F">
        <w:rPr>
          <w:rFonts w:ascii="MetaNormalLF-Roman" w:hAnsi="MetaNormalLF-Roman"/>
        </w:rPr>
        <w:t xml:space="preserve"> bei der Zusammenführung mit den Steuerstatistiken </w:t>
      </w:r>
      <w:r w:rsidR="00626AC1">
        <w:rPr>
          <w:rFonts w:ascii="MetaNormalLF-Roman" w:hAnsi="MetaNormalLF-Roman"/>
        </w:rPr>
        <w:t xml:space="preserve">zu </w:t>
      </w:r>
      <w:r w:rsidRPr="0078391F">
        <w:rPr>
          <w:rFonts w:ascii="MetaNormalLF-Roman" w:hAnsi="MetaNormalLF-Roman"/>
        </w:rPr>
        <w:t>beachte</w:t>
      </w:r>
      <w:r w:rsidR="00152DD6">
        <w:rPr>
          <w:rFonts w:ascii="MetaNormalLF-Roman" w:hAnsi="MetaNormalLF-Roman"/>
        </w:rPr>
        <w:t>n</w:t>
      </w:r>
      <w:r w:rsidRPr="0078391F">
        <w:rPr>
          <w:rFonts w:ascii="MetaNormalLF-Roman" w:hAnsi="MetaNormalLF-Roman"/>
        </w:rPr>
        <w:t xml:space="preserve">, dass </w:t>
      </w:r>
      <w:r w:rsidR="00A4707F" w:rsidRPr="0078391F">
        <w:rPr>
          <w:rFonts w:ascii="MetaNormalLF-Roman" w:hAnsi="MetaNormalLF-Roman"/>
        </w:rPr>
        <w:t xml:space="preserve">die </w:t>
      </w:r>
      <w:r w:rsidR="00FB0683" w:rsidRPr="0078391F">
        <w:rPr>
          <w:rFonts w:ascii="MetaNormalLF-Roman" w:hAnsi="MetaNormalLF-Roman"/>
        </w:rPr>
        <w:t>SBS-Panel</w:t>
      </w:r>
      <w:r w:rsidR="00D5443C">
        <w:rPr>
          <w:rFonts w:ascii="MetaNormalLF-Roman" w:hAnsi="MetaNormalLF-Roman"/>
        </w:rPr>
        <w:t>-</w:t>
      </w:r>
      <w:r w:rsidR="00A4707F" w:rsidRPr="0078391F">
        <w:rPr>
          <w:rFonts w:ascii="MetaNormalLF-Roman" w:hAnsi="MetaNormalLF-Roman"/>
        </w:rPr>
        <w:t>Einheiten als Grundlage dienen</w:t>
      </w:r>
      <w:ins w:id="194" w:author="Kristiansen, Annette (H36)" w:date="2023-07-24T15:02:00Z">
        <w:r w:rsidR="001B5CED">
          <w:rPr>
            <w:rFonts w:ascii="MetaNormalLF-Roman" w:hAnsi="MetaNormalLF-Roman"/>
          </w:rPr>
          <w:t xml:space="preserve"> sollten</w:t>
        </w:r>
      </w:ins>
      <w:r w:rsidR="00A4707F" w:rsidRPr="0078391F">
        <w:rPr>
          <w:rFonts w:ascii="MetaNormalLF-Roman" w:hAnsi="MetaNormalLF-Roman"/>
        </w:rPr>
        <w:t xml:space="preserve"> und um Informationen aus der Steuerstatistik angereicht werden können, nicht umgekehrt. </w:t>
      </w:r>
      <w:r w:rsidR="00626AC1">
        <w:rPr>
          <w:rFonts w:ascii="MetaNormalLF-Roman" w:hAnsi="MetaNormalLF-Roman"/>
        </w:rPr>
        <w:t>U</w:t>
      </w:r>
      <w:r w:rsidR="00626AC1" w:rsidRPr="0078391F">
        <w:rPr>
          <w:rFonts w:ascii="MetaNormalLF-Roman" w:hAnsi="MetaNormalLF-Roman"/>
        </w:rPr>
        <w:t>m die methodischen Herausforderungen der Mikrodatenverknüpfung zu beachten</w:t>
      </w:r>
      <w:r w:rsidR="00626AC1">
        <w:rPr>
          <w:rFonts w:ascii="MetaNormalLF-Roman" w:hAnsi="MetaNormalLF-Roman"/>
        </w:rPr>
        <w:t>,</w:t>
      </w:r>
      <w:r w:rsidR="00A5251F" w:rsidRPr="0078391F">
        <w:rPr>
          <w:rFonts w:ascii="MetaNormalLF-Roman" w:hAnsi="MetaNormalLF-Roman"/>
        </w:rPr>
        <w:t xml:space="preserve"> bietet sich der </w:t>
      </w:r>
      <w:r w:rsidR="00A4707F" w:rsidRPr="0078391F">
        <w:rPr>
          <w:rFonts w:ascii="MetaNormalLF-Roman" w:hAnsi="MetaNormalLF-Roman"/>
        </w:rPr>
        <w:t xml:space="preserve">von Kruse </w:t>
      </w:r>
      <w:r w:rsidR="00152DD6">
        <w:rPr>
          <w:rFonts w:ascii="MetaNormalLF-Roman" w:hAnsi="MetaNormalLF-Roman"/>
        </w:rPr>
        <w:t>und anderen</w:t>
      </w:r>
      <w:r w:rsidR="00A4707F" w:rsidRPr="0078391F">
        <w:rPr>
          <w:rFonts w:ascii="MetaNormalLF-Roman" w:hAnsi="MetaNormalLF-Roman"/>
        </w:rPr>
        <w:t xml:space="preserve"> (2021) </w:t>
      </w:r>
      <w:r w:rsidR="00A5251F" w:rsidRPr="0078391F">
        <w:rPr>
          <w:rFonts w:ascii="MetaNormalLF-Roman" w:hAnsi="MetaNormalLF-Roman"/>
        </w:rPr>
        <w:t>vorgeschlagene Verknüpfungsweg</w:t>
      </w:r>
      <w:r w:rsidR="00005AF5" w:rsidRPr="0078391F">
        <w:rPr>
          <w:rFonts w:ascii="MetaNormalLF-Roman" w:hAnsi="MetaNormalLF-Roman"/>
        </w:rPr>
        <w:t xml:space="preserve"> </w:t>
      </w:r>
      <w:r w:rsidR="00626AC1" w:rsidRPr="0078391F">
        <w:rPr>
          <w:rFonts w:ascii="MetaNormalLF-Roman" w:hAnsi="MetaNormalLF-Roman"/>
        </w:rPr>
        <w:t>an</w:t>
      </w:r>
      <w:r w:rsidR="00626AC1">
        <w:rPr>
          <w:rFonts w:ascii="MetaNormalLF-Roman" w:hAnsi="MetaNormalLF-Roman"/>
        </w:rPr>
        <w:t>: N</w:t>
      </w:r>
      <w:r w:rsidR="00005AF5" w:rsidRPr="0078391F">
        <w:rPr>
          <w:rFonts w:ascii="MetaNormalLF-Roman" w:hAnsi="MetaNormalLF-Roman"/>
        </w:rPr>
        <w:t>ur für Einheiten der Stichproben werden die Angaben aus der Vollerhebung ergänzt</w:t>
      </w:r>
      <w:r w:rsidR="00A4707F" w:rsidRPr="0078391F">
        <w:rPr>
          <w:rFonts w:ascii="MetaNormalLF-Roman" w:hAnsi="MetaNormalLF-Roman"/>
        </w:rPr>
        <w:t xml:space="preserve">. </w:t>
      </w:r>
    </w:p>
    <w:p w14:paraId="4B2F9C71" w14:textId="3B070CBE" w:rsidR="00EE13D5" w:rsidRDefault="00EE13D5" w:rsidP="00F361EA">
      <w:pPr>
        <w:spacing w:after="120" w:line="360" w:lineRule="auto"/>
        <w:ind w:left="284"/>
        <w:jc w:val="both"/>
        <w:rPr>
          <w:rFonts w:ascii="MetaNormalLF-Roman" w:hAnsi="MetaNormalLF-Roman"/>
          <w:b/>
        </w:rPr>
      </w:pPr>
      <w:r w:rsidRPr="00CF7AB9">
        <w:rPr>
          <w:rFonts w:ascii="MetaNormalLF-Roman" w:hAnsi="MetaNormalLF-Roman"/>
          <w:b/>
        </w:rPr>
        <w:lastRenderedPageBreak/>
        <w:t>Exkurs</w:t>
      </w:r>
    </w:p>
    <w:p w14:paraId="1A074972" w14:textId="158C964A" w:rsidR="00CF7AB9" w:rsidRPr="00CF7AB9" w:rsidRDefault="00CF7AB9" w:rsidP="00F361EA">
      <w:pPr>
        <w:spacing w:after="120" w:line="360" w:lineRule="auto"/>
        <w:ind w:left="284"/>
        <w:jc w:val="both"/>
        <w:rPr>
          <w:rFonts w:ascii="MetaNormalLF-Roman" w:hAnsi="MetaNormalLF-Roman"/>
        </w:rPr>
      </w:pPr>
      <w:r w:rsidRPr="00F361EA">
        <w:rPr>
          <w:rFonts w:ascii="MetaNormalLF-Roman" w:hAnsi="MetaNormalLF-Roman"/>
          <w:highlight w:val="yellow"/>
        </w:rPr>
        <w:t>Grafik</w:t>
      </w:r>
      <w:r w:rsidR="00F361EA" w:rsidRPr="00F361EA">
        <w:rPr>
          <w:rFonts w:ascii="MetaNormalLF-Roman" w:hAnsi="MetaNormalLF-Roman"/>
          <w:highlight w:val="yellow"/>
        </w:rPr>
        <w:t xml:space="preserve"> 4</w:t>
      </w:r>
      <w:r w:rsidRPr="00CF7AB9">
        <w:rPr>
          <w:rFonts w:ascii="MetaNormalLF-Roman" w:hAnsi="MetaNormalLF-Roman"/>
        </w:rPr>
        <w:t xml:space="preserve"> verdeutlicht das Analysepotenzial von Einzelangaben der Steuerstatistiken, die durch das Statistische Bundesamt und die Statistischen Ämter der Länder erstellt werden, für die empirische Steuerforschung. Die dargestellten Zusammenführungen der Einzelangaben erfolgen über gemeinsame Identifikatoren</w:t>
      </w:r>
      <w:ins w:id="195" w:author="Annette Meyerhoff" w:date="2023-07-24T18:26:00Z">
        <w:r w:rsidR="00D97A13">
          <w:rPr>
            <w:rFonts w:ascii="MetaNormalLF-Roman" w:hAnsi="MetaNormalLF-Roman"/>
          </w:rPr>
          <w:t xml:space="preserve"> (dem sogenannten „</w:t>
        </w:r>
        <w:proofErr w:type="spellStart"/>
        <w:r w:rsidR="00D97A13">
          <w:rPr>
            <w:rFonts w:ascii="MetaNormalLF-Roman" w:hAnsi="MetaNormalLF-Roman"/>
          </w:rPr>
          <w:t>Record</w:t>
        </w:r>
        <w:proofErr w:type="spellEnd"/>
        <w:r w:rsidR="00D97A13">
          <w:rPr>
            <w:rFonts w:ascii="MetaNormalLF-Roman" w:hAnsi="MetaNormalLF-Roman"/>
          </w:rPr>
          <w:t xml:space="preserve"> </w:t>
        </w:r>
        <w:proofErr w:type="spellStart"/>
        <w:r w:rsidR="00D97A13">
          <w:rPr>
            <w:rFonts w:ascii="MetaNormalLF-Roman" w:hAnsi="MetaNormalLF-Roman"/>
          </w:rPr>
          <w:t>Linkage</w:t>
        </w:r>
        <w:proofErr w:type="spellEnd"/>
        <w:r w:rsidR="00D97A13">
          <w:rPr>
            <w:rFonts w:ascii="MetaNormalLF-Roman" w:hAnsi="MetaNormalLF-Roman"/>
          </w:rPr>
          <w:t>“)</w:t>
        </w:r>
      </w:ins>
      <w:r w:rsidRPr="00CF7AB9">
        <w:rPr>
          <w:rFonts w:ascii="MetaNormalLF-Roman" w:hAnsi="MetaNormalLF-Roman"/>
        </w:rPr>
        <w:t xml:space="preserve"> und beziehen sich nicht auf „Statistical </w:t>
      </w:r>
      <w:proofErr w:type="spellStart"/>
      <w:r w:rsidRPr="00CF7AB9">
        <w:rPr>
          <w:rFonts w:ascii="MetaNormalLF-Roman" w:hAnsi="MetaNormalLF-Roman"/>
        </w:rPr>
        <w:t>Matching</w:t>
      </w:r>
      <w:proofErr w:type="spellEnd"/>
      <w:r w:rsidRPr="00CF7AB9">
        <w:rPr>
          <w:rFonts w:ascii="MetaNormalLF-Roman" w:hAnsi="MetaNormalLF-Roman"/>
        </w:rPr>
        <w:t xml:space="preserve">“. Einige der aufgeführten Statistiken liegen als Forschungsdatensatz bei den Forschungsdatenzentren der Statistischen Ämter des Bundes und der Länder (FDZ) vor (https://www.forschungsdatenzentrum.de/de/steuern) und sind für die Wissenschaft zugänglich. Daten, die erst künftig im Statistischen Bundesamt aufbereitet werden, sind kursiv dargestellt. Die Farbgestaltung dient zur Unterscheidung der verschiedenen Daten. Die </w:t>
      </w:r>
      <w:commentRangeStart w:id="196"/>
      <w:r w:rsidRPr="00CF7AB9">
        <w:rPr>
          <w:rFonts w:ascii="MetaNormalLF-Roman" w:hAnsi="MetaNormalLF-Roman"/>
        </w:rPr>
        <w:t xml:space="preserve">orange </w:t>
      </w:r>
      <w:commentRangeEnd w:id="196"/>
      <w:r w:rsidR="00F361EA">
        <w:rPr>
          <w:rStyle w:val="Kommentarzeichen"/>
        </w:rPr>
        <w:commentReference w:id="196"/>
      </w:r>
      <w:r w:rsidRPr="00CF7AB9">
        <w:rPr>
          <w:rFonts w:ascii="MetaNormalLF-Roman" w:hAnsi="MetaNormalLF-Roman"/>
        </w:rPr>
        <w:t xml:space="preserve">Darstellung wird für Daten, die dem Statistischen Bundesamt vorliegen oder künftig vorliegen werden, verwendet, wohingegen die gelbliche Darstellung Daten von Drittanbietern abbildet. Die Steuerstatistiken sind im dunkelsten Farbton dargestellt, da der Fokus hierauf gelegt wird. </w:t>
      </w:r>
    </w:p>
    <w:p w14:paraId="24995AEE" w14:textId="49050D2F" w:rsidR="00CF7AB9" w:rsidRPr="00CF7AB9" w:rsidRDefault="00CF7AB9" w:rsidP="00F361EA">
      <w:pPr>
        <w:spacing w:after="120" w:line="360" w:lineRule="auto"/>
        <w:ind w:left="284"/>
        <w:jc w:val="both"/>
        <w:rPr>
          <w:rFonts w:ascii="MetaNormalLF-Roman" w:hAnsi="MetaNormalLF-Roman"/>
        </w:rPr>
      </w:pPr>
      <w:r w:rsidRPr="00CF7AB9">
        <w:rPr>
          <w:rFonts w:ascii="MetaNormalLF-Roman" w:hAnsi="MetaNormalLF-Roman"/>
        </w:rPr>
        <w:t xml:space="preserve">Das Analysepotenzial erhöht sich durch eine Zusammenführung der verschiedenen Daten (Querschnittsanalyse) und/oder eine Zusammenführung der einzelnen Daten über die Zeit (Panelanalyse/Verlaufsuntersuchung). Nicht alle verschiedenen Steuerstatistiken dürfen zusammengeführt werden; einige der Daten dürfen lediglich einzeln als Panel im Zeitverlauf (Verlaufsuntersuchung) zusammengeführt werden, jedoch nicht mit anderen Daten. Was jeweils erlaubt ist, zeigt sich anhand der drei verschiedenen Blöcke. </w:t>
      </w:r>
    </w:p>
    <w:p w14:paraId="2A421F00" w14:textId="161037D6" w:rsidR="00CF7AB9" w:rsidRPr="00CF7AB9" w:rsidRDefault="00CF7AB9" w:rsidP="00F361EA">
      <w:pPr>
        <w:spacing w:after="120" w:line="360" w:lineRule="auto"/>
        <w:ind w:left="284"/>
        <w:jc w:val="both"/>
        <w:rPr>
          <w:rFonts w:ascii="MetaNormalLF-Roman" w:hAnsi="MetaNormalLF-Roman"/>
        </w:rPr>
      </w:pPr>
      <w:r w:rsidRPr="00CF7AB9">
        <w:rPr>
          <w:rFonts w:ascii="MetaNormalLF-Roman" w:hAnsi="MetaNormalLF-Roman"/>
        </w:rPr>
        <w:t>Block 1 (links): Erhöhung des Analysepotenzials durch die Zusammenführung für Panelanalyse/Verlaufsuntersuchung einzeln je aufgeführter Steuerstatistik.</w:t>
      </w:r>
    </w:p>
    <w:p w14:paraId="45AC01DD" w14:textId="77777777" w:rsidR="00CF7AB9" w:rsidRPr="00CF7AB9" w:rsidRDefault="00CF7AB9" w:rsidP="00F361EA">
      <w:pPr>
        <w:spacing w:after="120" w:line="360" w:lineRule="auto"/>
        <w:ind w:left="284"/>
        <w:jc w:val="both"/>
        <w:rPr>
          <w:rFonts w:ascii="MetaNormalLF-Roman" w:hAnsi="MetaNormalLF-Roman"/>
        </w:rPr>
      </w:pPr>
      <w:r w:rsidRPr="00CF7AB9">
        <w:rPr>
          <w:rFonts w:ascii="MetaNormalLF-Roman" w:hAnsi="MetaNormalLF-Roman"/>
        </w:rPr>
        <w:t>Block 2 (Mitte): Erweiterung des Analysepotenzials durch Zusammenführung von verschiedenen Steuerstatistiken sowie zusätzlichen Daten für Querschnittsuntersuchung und für Panelanalyse/Verlaufsuntersuchung der zusammengeführten Daten.</w:t>
      </w:r>
    </w:p>
    <w:p w14:paraId="1880A6FF" w14:textId="6EB4FAD4" w:rsidR="00CF7AB9" w:rsidRPr="00CF7AB9" w:rsidRDefault="00CF7AB9" w:rsidP="00F361EA">
      <w:pPr>
        <w:spacing w:after="120" w:line="360" w:lineRule="auto"/>
        <w:ind w:left="284"/>
        <w:jc w:val="both"/>
        <w:rPr>
          <w:rFonts w:ascii="MetaNormalLF-Roman" w:hAnsi="MetaNormalLF-Roman"/>
        </w:rPr>
      </w:pPr>
      <w:r w:rsidRPr="00CF7AB9">
        <w:rPr>
          <w:rFonts w:ascii="MetaNormalLF-Roman" w:hAnsi="MetaNormalLF-Roman"/>
        </w:rPr>
        <w:t>Block 3 (rechts): Ausweitung des Analysepotenzials durch Aufnahme weiterer Daten aus den Wirtschafts- und Umweltstatistiken des Statistischen Bundesamtes sowie allgemein zugänglicher Daten von Drittanbietern.</w:t>
      </w:r>
    </w:p>
    <w:p w14:paraId="7ED2B9F4" w14:textId="77777777" w:rsidR="00EE13D5" w:rsidRPr="00CF7AB9" w:rsidRDefault="008D3079" w:rsidP="008A598B">
      <w:pPr>
        <w:pStyle w:val="berschrift1"/>
        <w:numPr>
          <w:ilvl w:val="0"/>
          <w:numId w:val="0"/>
        </w:numPr>
        <w:spacing w:before="360" w:after="120" w:line="360" w:lineRule="auto"/>
        <w:ind w:left="431" w:hanging="431"/>
        <w:rPr>
          <w:rFonts w:ascii="MetaNormalLF-Roman" w:hAnsi="MetaNormalLF-Roman"/>
          <w:b/>
          <w:sz w:val="22"/>
          <w:szCs w:val="22"/>
        </w:rPr>
      </w:pPr>
      <w:r w:rsidRPr="00CF7AB9">
        <w:rPr>
          <w:rFonts w:ascii="MetaNormalLF-Roman" w:hAnsi="MetaNormalLF-Roman"/>
          <w:b/>
          <w:sz w:val="22"/>
          <w:szCs w:val="22"/>
        </w:rPr>
        <w:t xml:space="preserve">5 </w:t>
      </w:r>
    </w:p>
    <w:p w14:paraId="273D2491" w14:textId="05ED61EF" w:rsidR="008D3079" w:rsidRPr="00CF7AB9" w:rsidRDefault="008D3079" w:rsidP="008A598B">
      <w:pPr>
        <w:pStyle w:val="berschrift1"/>
        <w:numPr>
          <w:ilvl w:val="0"/>
          <w:numId w:val="0"/>
        </w:numPr>
        <w:spacing w:before="360" w:after="120" w:line="360" w:lineRule="auto"/>
        <w:ind w:left="431" w:hanging="431"/>
        <w:rPr>
          <w:rFonts w:ascii="MetaNormalLF-Roman" w:hAnsi="MetaNormalLF-Roman"/>
          <w:b/>
        </w:rPr>
      </w:pPr>
      <w:r w:rsidRPr="00CF7AB9">
        <w:rPr>
          <w:rFonts w:ascii="MetaNormalLF-Roman" w:hAnsi="MetaNormalLF-Roman"/>
          <w:b/>
          <w:sz w:val="22"/>
          <w:szCs w:val="22"/>
        </w:rPr>
        <w:t>Fazit und Ausblick</w:t>
      </w:r>
    </w:p>
    <w:p w14:paraId="15C3B164" w14:textId="4507D14E" w:rsidR="006C12EF" w:rsidRPr="0078391F" w:rsidRDefault="00151C5E" w:rsidP="008A598B">
      <w:pPr>
        <w:spacing w:before="120" w:after="120" w:line="360" w:lineRule="auto"/>
        <w:jc w:val="both"/>
        <w:rPr>
          <w:rFonts w:ascii="MetaNormalLF-Roman" w:eastAsiaTheme="majorEastAsia" w:hAnsi="MetaNormalLF-Roman" w:cstheme="majorBidi"/>
        </w:rPr>
      </w:pPr>
      <w:r w:rsidRPr="0078391F">
        <w:rPr>
          <w:rFonts w:ascii="MetaNormalLF-Roman" w:eastAsiaTheme="majorEastAsia" w:hAnsi="MetaNormalLF-Roman" w:cstheme="majorBidi"/>
        </w:rPr>
        <w:t xml:space="preserve">Das </w:t>
      </w:r>
      <w:r w:rsidR="001934A3">
        <w:rPr>
          <w:rFonts w:ascii="MetaNormalLF-Roman" w:eastAsiaTheme="majorEastAsia" w:hAnsi="MetaNormalLF-Roman" w:cstheme="majorBidi"/>
        </w:rPr>
        <w:t>Business-Tax-Panel</w:t>
      </w:r>
      <w:r w:rsidRPr="0078391F">
        <w:rPr>
          <w:rFonts w:ascii="MetaNormalLF-Roman" w:eastAsiaTheme="majorEastAsia" w:hAnsi="MetaNormalLF-Roman" w:cstheme="majorBidi"/>
        </w:rPr>
        <w:t xml:space="preserve"> </w:t>
      </w:r>
      <w:r w:rsidR="007748BC">
        <w:rPr>
          <w:rFonts w:ascii="MetaNormalLF-Roman" w:eastAsiaTheme="majorEastAsia" w:hAnsi="MetaNormalLF-Roman" w:cstheme="majorBidi"/>
        </w:rPr>
        <w:t>führt</w:t>
      </w:r>
      <w:r w:rsidR="007748BC" w:rsidRPr="0078391F">
        <w:rPr>
          <w:rFonts w:ascii="MetaNormalLF-Roman" w:eastAsiaTheme="majorEastAsia" w:hAnsi="MetaNormalLF-Roman" w:cstheme="majorBidi"/>
        </w:rPr>
        <w:t xml:space="preserve"> </w:t>
      </w:r>
      <w:r w:rsidRPr="0078391F">
        <w:rPr>
          <w:rFonts w:ascii="MetaNormalLF-Roman" w:eastAsiaTheme="majorEastAsia" w:hAnsi="MetaNormalLF-Roman" w:cstheme="majorBidi"/>
        </w:rPr>
        <w:t xml:space="preserve">sowohl die verschiedenen </w:t>
      </w:r>
      <w:r w:rsidR="00A151EC" w:rsidRPr="0078391F">
        <w:rPr>
          <w:rFonts w:ascii="MetaNormalLF-Roman" w:eastAsiaTheme="majorEastAsia" w:hAnsi="MetaNormalLF-Roman" w:cstheme="majorBidi"/>
        </w:rPr>
        <w:t>Unternehmens-</w:t>
      </w:r>
      <w:r w:rsidRPr="0078391F">
        <w:rPr>
          <w:rFonts w:ascii="MetaNormalLF-Roman" w:eastAsiaTheme="majorEastAsia" w:hAnsi="MetaNormalLF-Roman" w:cstheme="majorBidi"/>
        </w:rPr>
        <w:t xml:space="preserve"> </w:t>
      </w:r>
      <w:r w:rsidR="007139F1" w:rsidRPr="0078391F">
        <w:rPr>
          <w:rFonts w:ascii="MetaNormalLF-Roman" w:eastAsiaTheme="majorEastAsia" w:hAnsi="MetaNormalLF-Roman" w:cstheme="majorBidi"/>
        </w:rPr>
        <w:t>als auch</w:t>
      </w:r>
      <w:r w:rsidRPr="0078391F">
        <w:rPr>
          <w:rFonts w:ascii="MetaNormalLF-Roman" w:eastAsiaTheme="majorEastAsia" w:hAnsi="MetaNormalLF-Roman" w:cstheme="majorBidi"/>
        </w:rPr>
        <w:t xml:space="preserve"> Umsatzsteuerstatistiken</w:t>
      </w:r>
      <w:r w:rsidR="007139F1" w:rsidRPr="0078391F">
        <w:rPr>
          <w:rFonts w:ascii="MetaNormalLF-Roman" w:eastAsiaTheme="majorEastAsia" w:hAnsi="MetaNormalLF-Roman" w:cstheme="majorBidi"/>
        </w:rPr>
        <w:t xml:space="preserve"> ü</w:t>
      </w:r>
      <w:r w:rsidR="00A151EC" w:rsidRPr="0078391F">
        <w:rPr>
          <w:rFonts w:ascii="MetaNormalLF-Roman" w:eastAsiaTheme="majorEastAsia" w:hAnsi="MetaNormalLF-Roman" w:cstheme="majorBidi"/>
        </w:rPr>
        <w:t>ber die Zeit und im Querschnitt</w:t>
      </w:r>
      <w:r w:rsidR="007748BC">
        <w:rPr>
          <w:rFonts w:ascii="MetaNormalLF-Roman" w:eastAsiaTheme="majorEastAsia" w:hAnsi="MetaNormalLF-Roman" w:cstheme="majorBidi"/>
        </w:rPr>
        <w:t xml:space="preserve"> zusammen</w:t>
      </w:r>
      <w:r w:rsidRPr="0078391F">
        <w:rPr>
          <w:rFonts w:ascii="MetaNormalLF-Roman" w:eastAsiaTheme="majorEastAsia" w:hAnsi="MetaNormalLF-Roman" w:cstheme="majorBidi"/>
        </w:rPr>
        <w:t xml:space="preserve">. </w:t>
      </w:r>
      <w:r w:rsidR="002A528C">
        <w:rPr>
          <w:rFonts w:ascii="MetaNormalLF-Roman" w:eastAsiaTheme="majorEastAsia" w:hAnsi="MetaNormalLF-Roman" w:cstheme="majorBidi"/>
        </w:rPr>
        <w:t>Indem</w:t>
      </w:r>
      <w:r w:rsidRPr="0078391F">
        <w:rPr>
          <w:rFonts w:ascii="MetaNormalLF-Roman" w:eastAsiaTheme="majorEastAsia" w:hAnsi="MetaNormalLF-Roman" w:cstheme="majorBidi"/>
        </w:rPr>
        <w:t xml:space="preserve"> </w:t>
      </w:r>
      <w:r w:rsidR="002A528C">
        <w:rPr>
          <w:rFonts w:ascii="MetaNormalLF-Roman" w:eastAsiaTheme="majorEastAsia" w:hAnsi="MetaNormalLF-Roman" w:cstheme="majorBidi"/>
        </w:rPr>
        <w:t xml:space="preserve">sowohl </w:t>
      </w:r>
      <w:ins w:id="197" w:author="Kristiansen, Annette (H36)" w:date="2023-07-24T15:03:00Z">
        <w:r w:rsidR="001B5CED">
          <w:rPr>
            <w:rFonts w:ascii="MetaNormalLF-Roman" w:eastAsiaTheme="majorEastAsia" w:hAnsi="MetaNormalLF-Roman" w:cstheme="majorBidi"/>
          </w:rPr>
          <w:t xml:space="preserve">Variablen </w:t>
        </w:r>
      </w:ins>
      <w:r w:rsidRPr="0078391F">
        <w:rPr>
          <w:rFonts w:ascii="MetaNormalLF-Roman" w:eastAsiaTheme="majorEastAsia" w:hAnsi="MetaNormalLF-Roman" w:cstheme="majorBidi"/>
        </w:rPr>
        <w:t>einzelne</w:t>
      </w:r>
      <w:ins w:id="198" w:author="Kristiansen, Annette (H36)" w:date="2023-07-24T15:03:00Z">
        <w:r w:rsidR="001B5CED">
          <w:rPr>
            <w:rFonts w:ascii="MetaNormalLF-Roman" w:eastAsiaTheme="majorEastAsia" w:hAnsi="MetaNormalLF-Roman" w:cstheme="majorBidi"/>
          </w:rPr>
          <w:t>r</w:t>
        </w:r>
      </w:ins>
      <w:r w:rsidRPr="0078391F">
        <w:rPr>
          <w:rFonts w:ascii="MetaNormalLF-Roman" w:eastAsiaTheme="majorEastAsia" w:hAnsi="MetaNormalLF-Roman" w:cstheme="majorBidi"/>
        </w:rPr>
        <w:t xml:space="preserve"> Steuerstatistiken</w:t>
      </w:r>
      <w:r w:rsidR="002A528C">
        <w:rPr>
          <w:rFonts w:ascii="MetaNormalLF-Roman" w:eastAsiaTheme="majorEastAsia" w:hAnsi="MetaNormalLF-Roman" w:cstheme="majorBidi"/>
        </w:rPr>
        <w:t xml:space="preserve"> </w:t>
      </w:r>
      <w:del w:id="199" w:author="Kristiansen, Annette (H36)" w:date="2023-07-24T15:03:00Z">
        <w:r w:rsidR="002A528C" w:rsidDel="001B5CED">
          <w:rPr>
            <w:rFonts w:ascii="MetaNormalLF-Roman" w:eastAsiaTheme="majorEastAsia" w:hAnsi="MetaNormalLF-Roman" w:cstheme="majorBidi"/>
          </w:rPr>
          <w:delText>betrachtet</w:delText>
        </w:r>
        <w:r w:rsidRPr="0078391F" w:rsidDel="001B5CED">
          <w:rPr>
            <w:rFonts w:ascii="MetaNormalLF-Roman" w:eastAsiaTheme="majorEastAsia" w:hAnsi="MetaNormalLF-Roman" w:cstheme="majorBidi"/>
          </w:rPr>
          <w:delText xml:space="preserve"> </w:delText>
        </w:r>
      </w:del>
      <w:r w:rsidRPr="0078391F">
        <w:rPr>
          <w:rFonts w:ascii="MetaNormalLF-Roman" w:eastAsiaTheme="majorEastAsia" w:hAnsi="MetaNormalLF-Roman" w:cstheme="majorBidi"/>
        </w:rPr>
        <w:t xml:space="preserve">als auch </w:t>
      </w:r>
      <w:r w:rsidR="009150DB" w:rsidRPr="0078391F">
        <w:rPr>
          <w:rFonts w:ascii="MetaNormalLF-Roman" w:eastAsiaTheme="majorEastAsia" w:hAnsi="MetaNormalLF-Roman" w:cstheme="majorBidi"/>
        </w:rPr>
        <w:t>unterschiedliche</w:t>
      </w:r>
      <w:del w:id="200" w:author="Kristiansen, Annette (H36)" w:date="2023-07-24T15:03:00Z">
        <w:r w:rsidR="009150DB" w:rsidRPr="0078391F" w:rsidDel="00E1241C">
          <w:rPr>
            <w:rFonts w:ascii="MetaNormalLF-Roman" w:eastAsiaTheme="majorEastAsia" w:hAnsi="MetaNormalLF-Roman" w:cstheme="majorBidi"/>
          </w:rPr>
          <w:delText>r</w:delText>
        </w:r>
      </w:del>
      <w:r w:rsidR="009150DB" w:rsidRPr="0078391F">
        <w:rPr>
          <w:rFonts w:ascii="MetaNormalLF-Roman" w:eastAsiaTheme="majorEastAsia" w:hAnsi="MetaNormalLF-Roman" w:cstheme="majorBidi"/>
        </w:rPr>
        <w:t xml:space="preserve"> Variablen </w:t>
      </w:r>
      <w:r w:rsidRPr="0078391F">
        <w:rPr>
          <w:rFonts w:ascii="MetaNormalLF-Roman" w:eastAsiaTheme="majorEastAsia" w:hAnsi="MetaNormalLF-Roman" w:cstheme="majorBidi"/>
        </w:rPr>
        <w:t>des zusammengeführten Datensatzes</w:t>
      </w:r>
      <w:r w:rsidR="002A528C">
        <w:rPr>
          <w:rFonts w:ascii="MetaNormalLF-Roman" w:eastAsiaTheme="majorEastAsia" w:hAnsi="MetaNormalLF-Roman" w:cstheme="majorBidi"/>
        </w:rPr>
        <w:t xml:space="preserve"> genutzt werden,</w:t>
      </w:r>
      <w:r w:rsidRPr="0078391F">
        <w:rPr>
          <w:rFonts w:ascii="MetaNormalLF-Roman" w:eastAsiaTheme="majorEastAsia" w:hAnsi="MetaNormalLF-Roman" w:cstheme="majorBidi"/>
        </w:rPr>
        <w:t xml:space="preserve"> </w:t>
      </w:r>
      <w:r w:rsidR="002A528C">
        <w:rPr>
          <w:rFonts w:ascii="MetaNormalLF-Roman" w:eastAsiaTheme="majorEastAsia" w:hAnsi="MetaNormalLF-Roman" w:cstheme="majorBidi"/>
        </w:rPr>
        <w:t>lässt</w:t>
      </w:r>
      <w:r w:rsidR="002A528C" w:rsidRPr="0078391F">
        <w:rPr>
          <w:rFonts w:ascii="MetaNormalLF-Roman" w:eastAsiaTheme="majorEastAsia" w:hAnsi="MetaNormalLF-Roman" w:cstheme="majorBidi"/>
        </w:rPr>
        <w:t xml:space="preserve"> </w:t>
      </w:r>
      <w:r w:rsidRPr="0078391F">
        <w:rPr>
          <w:rFonts w:ascii="MetaNormalLF-Roman" w:eastAsiaTheme="majorEastAsia" w:hAnsi="MetaNormalLF-Roman" w:cstheme="majorBidi"/>
        </w:rPr>
        <w:t xml:space="preserve">sich </w:t>
      </w:r>
      <w:r w:rsidR="009150DB" w:rsidRPr="0078391F">
        <w:rPr>
          <w:rFonts w:ascii="MetaNormalLF-Roman" w:eastAsiaTheme="majorEastAsia" w:hAnsi="MetaNormalLF-Roman" w:cstheme="majorBidi"/>
        </w:rPr>
        <w:t>eine Vielzahl an</w:t>
      </w:r>
      <w:r w:rsidR="007139F1" w:rsidRPr="0078391F">
        <w:rPr>
          <w:rFonts w:ascii="MetaNormalLF-Roman" w:eastAsiaTheme="majorEastAsia" w:hAnsi="MetaNormalLF-Roman" w:cstheme="majorBidi"/>
        </w:rPr>
        <w:t xml:space="preserve"> Forschungsfragen </w:t>
      </w:r>
      <w:r w:rsidR="009150DB" w:rsidRPr="0078391F">
        <w:rPr>
          <w:rFonts w:ascii="MetaNormalLF-Roman" w:eastAsiaTheme="majorEastAsia" w:hAnsi="MetaNormalLF-Roman" w:cstheme="majorBidi"/>
        </w:rPr>
        <w:t>bearbeiten</w:t>
      </w:r>
      <w:r w:rsidR="007139F1" w:rsidRPr="0078391F">
        <w:rPr>
          <w:rFonts w:ascii="MetaNormalLF-Roman" w:eastAsiaTheme="majorEastAsia" w:hAnsi="MetaNormalLF-Roman" w:cstheme="majorBidi"/>
        </w:rPr>
        <w:t xml:space="preserve">. </w:t>
      </w:r>
      <w:r w:rsidR="009150DB" w:rsidRPr="0078391F">
        <w:rPr>
          <w:rFonts w:ascii="MetaNormalLF-Roman" w:eastAsiaTheme="majorEastAsia" w:hAnsi="MetaNormalLF-Roman" w:cstheme="majorBidi"/>
        </w:rPr>
        <w:t xml:space="preserve">In Zukunft soll das Panel regelmäßig aktualisiert und methodisch </w:t>
      </w:r>
      <w:r w:rsidR="002A528C">
        <w:rPr>
          <w:rFonts w:ascii="MetaNormalLF-Roman" w:eastAsiaTheme="majorEastAsia" w:hAnsi="MetaNormalLF-Roman" w:cstheme="majorBidi"/>
        </w:rPr>
        <w:t>verbessert werden</w:t>
      </w:r>
      <w:r w:rsidR="003F1839">
        <w:rPr>
          <w:rFonts w:ascii="MetaNormalLF-Roman" w:eastAsiaTheme="majorEastAsia" w:hAnsi="MetaNormalLF-Roman" w:cstheme="majorBidi"/>
        </w:rPr>
        <w:t>, auch</w:t>
      </w:r>
      <w:r w:rsidR="009150DB" w:rsidRPr="0078391F">
        <w:rPr>
          <w:rFonts w:ascii="MetaNormalLF-Roman" w:eastAsiaTheme="majorEastAsia" w:hAnsi="MetaNormalLF-Roman" w:cstheme="majorBidi"/>
        </w:rPr>
        <w:t xml:space="preserve"> die Aufnahme weitere</w:t>
      </w:r>
      <w:r w:rsidR="002D0BB8" w:rsidRPr="0078391F">
        <w:rPr>
          <w:rFonts w:ascii="MetaNormalLF-Roman" w:eastAsiaTheme="majorEastAsia" w:hAnsi="MetaNormalLF-Roman" w:cstheme="majorBidi"/>
        </w:rPr>
        <w:t>r</w:t>
      </w:r>
      <w:r w:rsidR="009150DB" w:rsidRPr="0078391F">
        <w:rPr>
          <w:rFonts w:ascii="MetaNormalLF-Roman" w:eastAsiaTheme="majorEastAsia" w:hAnsi="MetaNormalLF-Roman" w:cstheme="majorBidi"/>
        </w:rPr>
        <w:t xml:space="preserve"> künftiger </w:t>
      </w:r>
      <w:r w:rsidR="009150DB" w:rsidRPr="0078391F">
        <w:rPr>
          <w:rFonts w:ascii="MetaNormalLF-Roman" w:eastAsiaTheme="majorEastAsia" w:hAnsi="MetaNormalLF-Roman" w:cstheme="majorBidi"/>
        </w:rPr>
        <w:lastRenderedPageBreak/>
        <w:t>Steuerstatistiken</w:t>
      </w:r>
      <w:r w:rsidR="000843FF" w:rsidRPr="0078391F">
        <w:rPr>
          <w:rFonts w:ascii="MetaNormalLF-Roman" w:eastAsiaTheme="majorEastAsia" w:hAnsi="MetaNormalLF-Roman" w:cstheme="majorBidi"/>
        </w:rPr>
        <w:t xml:space="preserve">, wie </w:t>
      </w:r>
      <w:r w:rsidR="003F1839">
        <w:rPr>
          <w:rFonts w:ascii="MetaNormalLF-Roman" w:eastAsiaTheme="majorEastAsia" w:hAnsi="MetaNormalLF-Roman" w:cstheme="majorBidi"/>
        </w:rPr>
        <w:t>der</w:t>
      </w:r>
      <w:r w:rsidR="003F1839" w:rsidRPr="0078391F">
        <w:rPr>
          <w:rFonts w:ascii="MetaNormalLF-Roman" w:eastAsiaTheme="majorEastAsia" w:hAnsi="MetaNormalLF-Roman" w:cstheme="majorBidi"/>
        </w:rPr>
        <w:t xml:space="preserve"> </w:t>
      </w:r>
      <w:r w:rsidR="000843FF" w:rsidRPr="0078391F">
        <w:rPr>
          <w:rFonts w:ascii="MetaNormalLF-Roman" w:eastAsiaTheme="majorEastAsia" w:hAnsi="MetaNormalLF-Roman" w:cstheme="majorBidi"/>
        </w:rPr>
        <w:t>Statistik über die Forschungszulage</w:t>
      </w:r>
      <w:r w:rsidR="00F839DB" w:rsidRPr="0078391F">
        <w:rPr>
          <w:rFonts w:ascii="MetaNormalLF-Roman" w:eastAsiaTheme="majorEastAsia" w:hAnsi="MetaNormalLF-Roman" w:cstheme="majorBidi"/>
        </w:rPr>
        <w:t xml:space="preserve"> oder </w:t>
      </w:r>
      <w:r w:rsidR="003F1839">
        <w:rPr>
          <w:rFonts w:ascii="MetaNormalLF-Roman" w:eastAsiaTheme="majorEastAsia" w:hAnsi="MetaNormalLF-Roman" w:cstheme="majorBidi"/>
        </w:rPr>
        <w:t xml:space="preserve">die </w:t>
      </w:r>
      <w:r w:rsidR="00F839DB" w:rsidRPr="0078391F">
        <w:rPr>
          <w:rFonts w:ascii="MetaNormalLF-Roman" w:eastAsiaTheme="majorEastAsia" w:hAnsi="MetaNormalLF-Roman" w:cstheme="majorBidi"/>
        </w:rPr>
        <w:t>elektronische Bilanz</w:t>
      </w:r>
      <w:r w:rsidR="000843FF" w:rsidRPr="0078391F">
        <w:rPr>
          <w:rFonts w:ascii="MetaNormalLF-Roman" w:eastAsiaTheme="majorEastAsia" w:hAnsi="MetaNormalLF-Roman" w:cstheme="majorBidi"/>
        </w:rPr>
        <w:t>,</w:t>
      </w:r>
      <w:r w:rsidR="009150DB" w:rsidRPr="0078391F">
        <w:rPr>
          <w:rFonts w:ascii="MetaNormalLF-Roman" w:eastAsiaTheme="majorEastAsia" w:hAnsi="MetaNormalLF-Roman" w:cstheme="majorBidi"/>
        </w:rPr>
        <w:t xml:space="preserve"> </w:t>
      </w:r>
      <w:r w:rsidR="003F1839">
        <w:rPr>
          <w:rFonts w:ascii="MetaNormalLF-Roman" w:eastAsiaTheme="majorEastAsia" w:hAnsi="MetaNormalLF-Roman" w:cstheme="majorBidi"/>
        </w:rPr>
        <w:t>ist vorgesehen</w:t>
      </w:r>
      <w:r w:rsidR="001A4A55" w:rsidRPr="0078391F">
        <w:rPr>
          <w:rFonts w:ascii="MetaNormalLF-Roman" w:eastAsiaTheme="majorEastAsia" w:hAnsi="MetaNormalLF-Roman" w:cstheme="majorBidi"/>
        </w:rPr>
        <w:t xml:space="preserve">. Insbesondere die Erweiterung um die Daten der elektronischen Bilanz bieten einen </w:t>
      </w:r>
      <w:r w:rsidR="003F1839">
        <w:rPr>
          <w:rFonts w:ascii="MetaNormalLF-Roman" w:eastAsiaTheme="majorEastAsia" w:hAnsi="MetaNormalLF-Roman" w:cstheme="majorBidi"/>
        </w:rPr>
        <w:t>beträchtlichen</w:t>
      </w:r>
      <w:r w:rsidR="003F1839" w:rsidRPr="0078391F">
        <w:rPr>
          <w:rFonts w:ascii="MetaNormalLF-Roman" w:eastAsiaTheme="majorEastAsia" w:hAnsi="MetaNormalLF-Roman" w:cstheme="majorBidi"/>
        </w:rPr>
        <w:t xml:space="preserve"> </w:t>
      </w:r>
      <w:r w:rsidR="001A4A55" w:rsidRPr="0078391F">
        <w:rPr>
          <w:rFonts w:ascii="MetaNormalLF-Roman" w:eastAsiaTheme="majorEastAsia" w:hAnsi="MetaNormalLF-Roman" w:cstheme="majorBidi"/>
        </w:rPr>
        <w:t xml:space="preserve">Informationszugewinn. </w:t>
      </w:r>
      <w:r w:rsidR="009150DB" w:rsidRPr="0078391F">
        <w:rPr>
          <w:rFonts w:ascii="MetaNormalLF-Roman" w:eastAsiaTheme="majorEastAsia" w:hAnsi="MetaNormalLF-Roman" w:cstheme="majorBidi"/>
        </w:rPr>
        <w:t>Auch ein Blick in die Vergangenheit kann lohnend sein. Hierfür sind weitere Arbeiten nötig</w:t>
      </w:r>
      <w:r w:rsidR="002D0BB8" w:rsidRPr="0078391F">
        <w:rPr>
          <w:rFonts w:ascii="MetaNormalLF-Roman" w:eastAsiaTheme="majorEastAsia" w:hAnsi="MetaNormalLF-Roman" w:cstheme="majorBidi"/>
        </w:rPr>
        <w:t>,</w:t>
      </w:r>
      <w:r w:rsidR="009150DB" w:rsidRPr="0078391F">
        <w:rPr>
          <w:rFonts w:ascii="MetaNormalLF-Roman" w:eastAsiaTheme="majorEastAsia" w:hAnsi="MetaNormalLF-Roman" w:cstheme="majorBidi"/>
        </w:rPr>
        <w:t xml:space="preserve"> da </w:t>
      </w:r>
      <w:r w:rsidR="001072B0">
        <w:rPr>
          <w:rFonts w:ascii="MetaNormalLF-Roman" w:eastAsiaTheme="majorEastAsia" w:hAnsi="MetaNormalLF-Roman" w:cstheme="majorBidi"/>
        </w:rPr>
        <w:t>zum Beispiel</w:t>
      </w:r>
      <w:r w:rsidR="002D0BB8" w:rsidRPr="0078391F">
        <w:rPr>
          <w:rFonts w:ascii="MetaNormalLF-Roman" w:eastAsiaTheme="majorEastAsia" w:hAnsi="MetaNormalLF-Roman" w:cstheme="majorBidi"/>
        </w:rPr>
        <w:t xml:space="preserve"> </w:t>
      </w:r>
      <w:r w:rsidR="009150DB" w:rsidRPr="0078391F">
        <w:rPr>
          <w:rFonts w:ascii="MetaNormalLF-Roman" w:eastAsiaTheme="majorEastAsia" w:hAnsi="MetaNormalLF-Roman" w:cstheme="majorBidi"/>
        </w:rPr>
        <w:t xml:space="preserve">die Ertragsteuern </w:t>
      </w:r>
      <w:r w:rsidR="00D5443C">
        <w:rPr>
          <w:rFonts w:ascii="MetaNormalLF-Roman" w:eastAsiaTheme="majorEastAsia" w:hAnsi="MetaNormalLF-Roman" w:cstheme="majorBidi"/>
        </w:rPr>
        <w:t>für frühere Jahre</w:t>
      </w:r>
      <w:r w:rsidR="00D5443C" w:rsidRPr="0078391F">
        <w:rPr>
          <w:rFonts w:ascii="MetaNormalLF-Roman" w:eastAsiaTheme="majorEastAsia" w:hAnsi="MetaNormalLF-Roman" w:cstheme="majorBidi"/>
        </w:rPr>
        <w:t xml:space="preserve"> </w:t>
      </w:r>
      <w:r w:rsidR="009150DB" w:rsidRPr="0078391F">
        <w:rPr>
          <w:rFonts w:ascii="MetaNormalLF-Roman" w:eastAsiaTheme="majorEastAsia" w:hAnsi="MetaNormalLF-Roman" w:cstheme="majorBidi"/>
        </w:rPr>
        <w:t xml:space="preserve">nur </w:t>
      </w:r>
      <w:r w:rsidR="00F410CE" w:rsidRPr="0078391F">
        <w:rPr>
          <w:rFonts w:ascii="MetaNormalLF-Roman" w:eastAsiaTheme="majorEastAsia" w:hAnsi="MetaNormalLF-Roman" w:cstheme="majorBidi"/>
        </w:rPr>
        <w:t xml:space="preserve">als </w:t>
      </w:r>
      <w:r w:rsidR="009150DB" w:rsidRPr="0078391F">
        <w:rPr>
          <w:rFonts w:ascii="MetaNormalLF-Roman" w:eastAsiaTheme="majorEastAsia" w:hAnsi="MetaNormalLF-Roman" w:cstheme="majorBidi"/>
        </w:rPr>
        <w:t>dreijähr</w:t>
      </w:r>
      <w:r w:rsidR="003F1E27">
        <w:rPr>
          <w:rFonts w:ascii="MetaNormalLF-Roman" w:eastAsiaTheme="majorEastAsia" w:hAnsi="MetaNormalLF-Roman" w:cstheme="majorBidi"/>
        </w:rPr>
        <w:t>l</w:t>
      </w:r>
      <w:r w:rsidR="009150DB" w:rsidRPr="0078391F">
        <w:rPr>
          <w:rFonts w:ascii="MetaNormalLF-Roman" w:eastAsiaTheme="majorEastAsia" w:hAnsi="MetaNormalLF-Roman" w:cstheme="majorBidi"/>
        </w:rPr>
        <w:t>i</w:t>
      </w:r>
      <w:r w:rsidR="003F1E27">
        <w:rPr>
          <w:rFonts w:ascii="MetaNormalLF-Roman" w:eastAsiaTheme="majorEastAsia" w:hAnsi="MetaNormalLF-Roman" w:cstheme="majorBidi"/>
        </w:rPr>
        <w:t>ch</w:t>
      </w:r>
      <w:r w:rsidR="00DF1284" w:rsidRPr="0078391F">
        <w:rPr>
          <w:rFonts w:ascii="MetaNormalLF-Roman" w:eastAsiaTheme="majorEastAsia" w:hAnsi="MetaNormalLF-Roman" w:cstheme="majorBidi"/>
        </w:rPr>
        <w:t>e</w:t>
      </w:r>
      <w:r w:rsidR="009150DB" w:rsidRPr="0078391F">
        <w:rPr>
          <w:rFonts w:ascii="MetaNormalLF-Roman" w:eastAsiaTheme="majorEastAsia" w:hAnsi="MetaNormalLF-Roman" w:cstheme="majorBidi"/>
        </w:rPr>
        <w:t xml:space="preserve"> </w:t>
      </w:r>
      <w:r w:rsidR="00F410CE" w:rsidRPr="0078391F">
        <w:rPr>
          <w:rFonts w:ascii="MetaNormalLF-Roman" w:eastAsiaTheme="majorEastAsia" w:hAnsi="MetaNormalLF-Roman" w:cstheme="majorBidi"/>
        </w:rPr>
        <w:t xml:space="preserve">Bundesstatistik </w:t>
      </w:r>
      <w:r w:rsidR="009150DB" w:rsidRPr="0078391F">
        <w:rPr>
          <w:rFonts w:ascii="MetaNormalLF-Roman" w:eastAsiaTheme="majorEastAsia" w:hAnsi="MetaNormalLF-Roman" w:cstheme="majorBidi"/>
        </w:rPr>
        <w:t>vorl</w:t>
      </w:r>
      <w:r w:rsidR="002272BD">
        <w:rPr>
          <w:rFonts w:ascii="MetaNormalLF-Roman" w:eastAsiaTheme="majorEastAsia" w:hAnsi="MetaNormalLF-Roman" w:cstheme="majorBidi"/>
        </w:rPr>
        <w:t>iegen</w:t>
      </w:r>
      <w:r w:rsidR="009150DB" w:rsidRPr="0078391F">
        <w:rPr>
          <w:rFonts w:ascii="MetaNormalLF-Roman" w:eastAsiaTheme="majorEastAsia" w:hAnsi="MetaNormalLF-Roman" w:cstheme="majorBidi"/>
        </w:rPr>
        <w:t>.</w:t>
      </w:r>
    </w:p>
    <w:p w14:paraId="6B540DFB" w14:textId="7B3A8640" w:rsidR="00965C21" w:rsidRPr="0078391F" w:rsidRDefault="00965C21" w:rsidP="008A598B">
      <w:pPr>
        <w:spacing w:before="120" w:after="120" w:line="360" w:lineRule="auto"/>
        <w:jc w:val="both"/>
        <w:rPr>
          <w:rFonts w:ascii="MetaNormalLF-Roman" w:eastAsiaTheme="majorEastAsia" w:hAnsi="MetaNormalLF-Roman" w:cstheme="majorBidi"/>
        </w:rPr>
      </w:pPr>
      <w:r w:rsidRPr="0078391F">
        <w:rPr>
          <w:rFonts w:ascii="MetaNormalLF-Roman" w:eastAsiaTheme="majorEastAsia" w:hAnsi="MetaNormalLF-Roman" w:cstheme="majorBidi"/>
        </w:rPr>
        <w:t>Das Analysepotenzial</w:t>
      </w:r>
      <w:r w:rsidR="003F1839">
        <w:rPr>
          <w:rFonts w:ascii="MetaNormalLF-Roman" w:eastAsiaTheme="majorEastAsia" w:hAnsi="MetaNormalLF-Roman" w:cstheme="majorBidi"/>
        </w:rPr>
        <w:t xml:space="preserve"> des Business-Tax-Panels</w:t>
      </w:r>
      <w:r w:rsidRPr="0078391F">
        <w:rPr>
          <w:rFonts w:ascii="MetaNormalLF-Roman" w:eastAsiaTheme="majorEastAsia" w:hAnsi="MetaNormalLF-Roman" w:cstheme="majorBidi"/>
        </w:rPr>
        <w:t xml:space="preserve"> lässt sich durch das Zusammenführen zusätzlicher Forschungsdatensätze </w:t>
      </w:r>
      <w:r w:rsidR="008D2EA5" w:rsidRPr="0078391F">
        <w:rPr>
          <w:rFonts w:ascii="MetaNormalLF-Roman" w:eastAsiaTheme="majorEastAsia" w:hAnsi="MetaNormalLF-Roman" w:cstheme="majorBidi"/>
        </w:rPr>
        <w:t xml:space="preserve">deutlich </w:t>
      </w:r>
      <w:r w:rsidRPr="0078391F">
        <w:rPr>
          <w:rFonts w:ascii="MetaNormalLF-Roman" w:eastAsiaTheme="majorEastAsia" w:hAnsi="MetaNormalLF-Roman" w:cstheme="majorBidi"/>
        </w:rPr>
        <w:t>erweitern.</w:t>
      </w:r>
      <w:r w:rsidR="008D2EA5" w:rsidRPr="0078391F">
        <w:rPr>
          <w:rFonts w:ascii="MetaNormalLF-Roman" w:eastAsiaTheme="majorEastAsia" w:hAnsi="MetaNormalLF-Roman" w:cstheme="majorBidi"/>
        </w:rPr>
        <w:t xml:space="preserve"> </w:t>
      </w:r>
      <w:r w:rsidR="00525869">
        <w:rPr>
          <w:rFonts w:ascii="MetaNormalLF-Roman" w:eastAsiaTheme="majorEastAsia" w:hAnsi="MetaNormalLF-Roman" w:cstheme="majorBidi"/>
        </w:rPr>
        <w:t xml:space="preserve">Ziel dieses Beitrags war, </w:t>
      </w:r>
      <w:r w:rsidR="008D2EA5" w:rsidRPr="0078391F">
        <w:rPr>
          <w:rFonts w:ascii="MetaNormalLF-Roman" w:eastAsiaTheme="majorEastAsia" w:hAnsi="MetaNormalLF-Roman" w:cstheme="majorBidi"/>
        </w:rPr>
        <w:t xml:space="preserve">Ansätze für interessante und tiefgehende Analysen </w:t>
      </w:r>
      <w:r w:rsidR="00525869">
        <w:rPr>
          <w:rFonts w:ascii="MetaNormalLF-Roman" w:eastAsiaTheme="majorEastAsia" w:hAnsi="MetaNormalLF-Roman" w:cstheme="majorBidi"/>
        </w:rPr>
        <w:t xml:space="preserve">aufzuzeigen </w:t>
      </w:r>
      <w:r w:rsidR="008D2EA5" w:rsidRPr="0078391F">
        <w:rPr>
          <w:rFonts w:ascii="MetaNormalLF-Roman" w:eastAsiaTheme="majorEastAsia" w:hAnsi="MetaNormalLF-Roman" w:cstheme="majorBidi"/>
        </w:rPr>
        <w:t>und den Mehrwert eines Paneldatensatzes aus verschiedenen Steuerstatistiken</w:t>
      </w:r>
      <w:r w:rsidR="00525869">
        <w:rPr>
          <w:rFonts w:ascii="MetaNormalLF-Roman" w:eastAsiaTheme="majorEastAsia" w:hAnsi="MetaNormalLF-Roman" w:cstheme="majorBidi"/>
        </w:rPr>
        <w:t xml:space="preserve"> zu</w:t>
      </w:r>
      <w:r w:rsidR="00525869" w:rsidRPr="00525869">
        <w:rPr>
          <w:rFonts w:ascii="MetaNormalLF-Roman" w:eastAsiaTheme="majorEastAsia" w:hAnsi="MetaNormalLF-Roman" w:cstheme="majorBidi"/>
        </w:rPr>
        <w:t xml:space="preserve"> </w:t>
      </w:r>
      <w:r w:rsidR="00525869" w:rsidRPr="0078391F">
        <w:rPr>
          <w:rFonts w:ascii="MetaNormalLF-Roman" w:eastAsiaTheme="majorEastAsia" w:hAnsi="MetaNormalLF-Roman" w:cstheme="majorBidi"/>
        </w:rPr>
        <w:t>verdeutlichen</w:t>
      </w:r>
      <w:r w:rsidR="008D2EA5" w:rsidRPr="0078391F">
        <w:rPr>
          <w:rFonts w:ascii="MetaNormalLF-Roman" w:eastAsiaTheme="majorEastAsia" w:hAnsi="MetaNormalLF-Roman" w:cstheme="majorBidi"/>
        </w:rPr>
        <w:t>.</w:t>
      </w:r>
      <w:r w:rsidRPr="0078391F">
        <w:rPr>
          <w:rFonts w:ascii="MetaNormalLF-Roman" w:eastAsiaTheme="majorEastAsia" w:hAnsi="MetaNormalLF-Roman" w:cstheme="majorBidi"/>
        </w:rPr>
        <w:t xml:space="preserve"> Insbesondere für Unternehmen des Verarbeitenden Gewerbes liegen </w:t>
      </w:r>
      <w:hyperlink r:id="rId12" w:history="1">
        <w:r w:rsidRPr="00525869">
          <w:rPr>
            <w:rStyle w:val="Hyperlink"/>
            <w:rFonts w:ascii="MetaNormalLF-Roman" w:eastAsiaTheme="majorEastAsia" w:hAnsi="MetaNormalLF-Roman" w:cstheme="majorBidi"/>
          </w:rPr>
          <w:t>Paneldatensätze</w:t>
        </w:r>
      </w:hyperlink>
      <w:r w:rsidRPr="0078391F">
        <w:rPr>
          <w:rFonts w:ascii="MetaNormalLF-Roman" w:eastAsiaTheme="majorEastAsia" w:hAnsi="MetaNormalLF-Roman" w:cstheme="majorBidi"/>
        </w:rPr>
        <w:t xml:space="preserve"> mit Informationen</w:t>
      </w:r>
      <w:r w:rsidR="00524671" w:rsidRPr="0078391F">
        <w:rPr>
          <w:rFonts w:ascii="MetaNormalLF-Roman" w:eastAsiaTheme="majorEastAsia" w:hAnsi="MetaNormalLF-Roman" w:cstheme="majorBidi"/>
        </w:rPr>
        <w:t xml:space="preserve"> aus der Kostenstrukturerhebung</w:t>
      </w:r>
      <w:r w:rsidR="005248A8" w:rsidRPr="0078391F">
        <w:rPr>
          <w:rFonts w:ascii="MetaNormalLF-Roman" w:eastAsiaTheme="majorEastAsia" w:hAnsi="MetaNormalLF-Roman" w:cstheme="majorBidi"/>
        </w:rPr>
        <w:t>,</w:t>
      </w:r>
      <w:r w:rsidR="00524671" w:rsidRPr="0078391F">
        <w:rPr>
          <w:rFonts w:ascii="MetaNormalLF-Roman" w:eastAsiaTheme="majorEastAsia" w:hAnsi="MetaNormalLF-Roman" w:cstheme="majorBidi"/>
        </w:rPr>
        <w:t xml:space="preserve"> </w:t>
      </w:r>
      <w:r w:rsidR="00525869">
        <w:rPr>
          <w:rFonts w:ascii="MetaNormalLF-Roman" w:eastAsiaTheme="majorEastAsia" w:hAnsi="MetaNormalLF-Roman" w:cstheme="majorBidi"/>
        </w:rPr>
        <w:t xml:space="preserve">aus </w:t>
      </w:r>
      <w:r w:rsidRPr="0078391F">
        <w:rPr>
          <w:rFonts w:ascii="MetaNormalLF-Roman" w:eastAsiaTheme="majorEastAsia" w:hAnsi="MetaNormalLF-Roman" w:cstheme="majorBidi"/>
        </w:rPr>
        <w:t>Investitionserhebung</w:t>
      </w:r>
      <w:r w:rsidR="00525869">
        <w:rPr>
          <w:rFonts w:ascii="MetaNormalLF-Roman" w:eastAsiaTheme="majorEastAsia" w:hAnsi="MetaNormalLF-Roman" w:cstheme="majorBidi"/>
        </w:rPr>
        <w:t>en,</w:t>
      </w:r>
      <w:r w:rsidRPr="0078391F">
        <w:rPr>
          <w:rFonts w:ascii="MetaNormalLF-Roman" w:eastAsiaTheme="majorEastAsia" w:hAnsi="MetaNormalLF-Roman" w:cstheme="majorBidi"/>
        </w:rPr>
        <w:t xml:space="preserve"> </w:t>
      </w:r>
      <w:r w:rsidR="00524671" w:rsidRPr="0078391F">
        <w:rPr>
          <w:rFonts w:ascii="MetaNormalLF-Roman" w:eastAsiaTheme="majorEastAsia" w:hAnsi="MetaNormalLF-Roman" w:cstheme="majorBidi"/>
        </w:rPr>
        <w:t xml:space="preserve">aber auch </w:t>
      </w:r>
      <w:r w:rsidR="003B553B" w:rsidRPr="0078391F">
        <w:rPr>
          <w:rFonts w:ascii="MetaNormalLF-Roman" w:eastAsiaTheme="majorEastAsia" w:hAnsi="MetaNormalLF-Roman" w:cstheme="majorBidi"/>
        </w:rPr>
        <w:t xml:space="preserve">aus </w:t>
      </w:r>
      <w:r w:rsidR="008270BD">
        <w:rPr>
          <w:rFonts w:ascii="MetaNormalLF-Roman" w:eastAsiaTheme="majorEastAsia" w:hAnsi="MetaNormalLF-Roman" w:cstheme="majorBidi"/>
        </w:rPr>
        <w:t xml:space="preserve">der </w:t>
      </w:r>
      <w:r w:rsidR="002272BD">
        <w:rPr>
          <w:rFonts w:ascii="MetaNormalLF-Roman" w:eastAsiaTheme="majorEastAsia" w:hAnsi="MetaNormalLF-Roman" w:cstheme="majorBidi"/>
        </w:rPr>
        <w:t xml:space="preserve">Produktionsstatistik sowie </w:t>
      </w:r>
      <w:r w:rsidR="008270BD">
        <w:rPr>
          <w:rFonts w:ascii="MetaNormalLF-Roman" w:eastAsiaTheme="majorEastAsia" w:hAnsi="MetaNormalLF-Roman" w:cstheme="majorBidi"/>
        </w:rPr>
        <w:t xml:space="preserve">den </w:t>
      </w:r>
      <w:r w:rsidR="00524671" w:rsidRPr="0078391F">
        <w:rPr>
          <w:rFonts w:ascii="MetaNormalLF-Roman" w:eastAsiaTheme="majorEastAsia" w:hAnsi="MetaNormalLF-Roman" w:cstheme="majorBidi"/>
        </w:rPr>
        <w:t xml:space="preserve">Umweltstatistiken </w:t>
      </w:r>
      <w:r w:rsidRPr="0078391F">
        <w:rPr>
          <w:rFonts w:ascii="MetaNormalLF-Roman" w:eastAsiaTheme="majorEastAsia" w:hAnsi="MetaNormalLF-Roman" w:cstheme="majorBidi"/>
        </w:rPr>
        <w:t>vor</w:t>
      </w:r>
      <w:r w:rsidR="005248A8" w:rsidRPr="0078391F">
        <w:rPr>
          <w:rFonts w:ascii="MetaNormalLF-Roman" w:eastAsiaTheme="majorEastAsia" w:hAnsi="MetaNormalLF-Roman" w:cstheme="majorBidi"/>
        </w:rPr>
        <w:t xml:space="preserve">. Diese können um die steuerstatistischen Angaben aus dem </w:t>
      </w:r>
      <w:r w:rsidR="001934A3">
        <w:rPr>
          <w:rFonts w:ascii="MetaNormalLF-Roman" w:eastAsiaTheme="majorEastAsia" w:hAnsi="MetaNormalLF-Roman" w:cstheme="majorBidi"/>
        </w:rPr>
        <w:t>Business-Tax-Panel</w:t>
      </w:r>
      <w:r w:rsidR="005248A8" w:rsidRPr="0078391F">
        <w:rPr>
          <w:rFonts w:ascii="MetaNormalLF-Roman" w:eastAsiaTheme="majorEastAsia" w:hAnsi="MetaNormalLF-Roman" w:cstheme="majorBidi"/>
        </w:rPr>
        <w:t xml:space="preserve"> erweitert werden und ermöglichen so umfassende Analysen</w:t>
      </w:r>
      <w:r w:rsidRPr="0078391F">
        <w:rPr>
          <w:rFonts w:ascii="MetaNormalLF-Roman" w:eastAsiaTheme="majorEastAsia" w:hAnsi="MetaNormalLF-Roman" w:cstheme="majorBidi"/>
        </w:rPr>
        <w:t>.</w:t>
      </w:r>
      <w:r w:rsidR="00524671" w:rsidRPr="0078391F">
        <w:rPr>
          <w:rFonts w:ascii="MetaNormalLF-Roman" w:eastAsiaTheme="majorEastAsia" w:hAnsi="MetaNormalLF-Roman" w:cstheme="majorBidi"/>
        </w:rPr>
        <w:t xml:space="preserve"> </w:t>
      </w:r>
      <w:r w:rsidR="005A5ED9" w:rsidRPr="0078391F">
        <w:rPr>
          <w:rFonts w:ascii="MetaNormalLF-Roman" w:eastAsiaTheme="majorEastAsia" w:hAnsi="MetaNormalLF-Roman" w:cstheme="majorBidi"/>
        </w:rPr>
        <w:t xml:space="preserve">Auch können </w:t>
      </w:r>
      <w:r w:rsidR="002272BD">
        <w:rPr>
          <w:rFonts w:ascii="MetaNormalLF-Roman" w:eastAsiaTheme="majorEastAsia" w:hAnsi="MetaNormalLF-Roman" w:cstheme="majorBidi"/>
        </w:rPr>
        <w:t>allgemein zugängliche Daten von Drittanbietern, beispiel</w:t>
      </w:r>
      <w:r w:rsidR="00525869">
        <w:rPr>
          <w:rFonts w:ascii="MetaNormalLF-Roman" w:eastAsiaTheme="majorEastAsia" w:hAnsi="MetaNormalLF-Roman" w:cstheme="majorBidi"/>
        </w:rPr>
        <w:t>s</w:t>
      </w:r>
      <w:r w:rsidR="002272BD">
        <w:rPr>
          <w:rFonts w:ascii="MetaNormalLF-Roman" w:eastAsiaTheme="majorEastAsia" w:hAnsi="MetaNormalLF-Roman" w:cstheme="majorBidi"/>
        </w:rPr>
        <w:t>weise Angaben der</w:t>
      </w:r>
      <w:r w:rsidR="005A5ED9" w:rsidRPr="0078391F">
        <w:rPr>
          <w:rFonts w:ascii="MetaNormalLF-Roman" w:eastAsiaTheme="majorEastAsia" w:hAnsi="MetaNormalLF-Roman" w:cstheme="majorBidi"/>
        </w:rPr>
        <w:t xml:space="preserve"> Handelsbilanz von Unternehmen</w:t>
      </w:r>
      <w:r w:rsidR="002272BD">
        <w:rPr>
          <w:rFonts w:ascii="MetaNormalLF-Roman" w:eastAsiaTheme="majorEastAsia" w:hAnsi="MetaNormalLF-Roman" w:cstheme="majorBidi"/>
        </w:rPr>
        <w:t>,</w:t>
      </w:r>
      <w:r w:rsidR="005A5ED9" w:rsidRPr="0078391F">
        <w:rPr>
          <w:rFonts w:ascii="MetaNormalLF-Roman" w:eastAsiaTheme="majorEastAsia" w:hAnsi="MetaNormalLF-Roman" w:cstheme="majorBidi"/>
        </w:rPr>
        <w:t xml:space="preserve"> </w:t>
      </w:r>
      <w:r w:rsidR="002272BD">
        <w:rPr>
          <w:rFonts w:ascii="MetaNormalLF-Roman" w:eastAsiaTheme="majorEastAsia" w:hAnsi="MetaNormalLF-Roman" w:cstheme="majorBidi"/>
        </w:rPr>
        <w:t xml:space="preserve">über gemeinsame Identifikatoren </w:t>
      </w:r>
      <w:r w:rsidR="005A5ED9" w:rsidRPr="00F3549E">
        <w:rPr>
          <w:rFonts w:ascii="MetaNormalLF-Roman" w:eastAsiaTheme="majorEastAsia" w:hAnsi="MetaNormalLF-Roman" w:cstheme="majorBidi"/>
        </w:rPr>
        <w:t>angespielt</w:t>
      </w:r>
      <w:r w:rsidR="005A5ED9" w:rsidRPr="0078391F">
        <w:rPr>
          <w:rFonts w:ascii="MetaNormalLF-Roman" w:eastAsiaTheme="majorEastAsia" w:hAnsi="MetaNormalLF-Roman" w:cstheme="majorBidi"/>
        </w:rPr>
        <w:t xml:space="preserve"> werden. </w:t>
      </w:r>
    </w:p>
    <w:p w14:paraId="39F56B4E" w14:textId="787633B8" w:rsidR="007139F1" w:rsidRPr="0078391F" w:rsidRDefault="007139F1" w:rsidP="008A598B">
      <w:pPr>
        <w:spacing w:before="120" w:after="120" w:line="360" w:lineRule="auto"/>
        <w:jc w:val="both"/>
        <w:rPr>
          <w:rFonts w:ascii="MetaNormalLF-Roman" w:eastAsiaTheme="majorEastAsia" w:hAnsi="MetaNormalLF-Roman" w:cstheme="majorBidi"/>
          <w:color w:val="2E74B5" w:themeColor="accent1" w:themeShade="BF"/>
        </w:rPr>
      </w:pPr>
      <w:r w:rsidRPr="0078391F">
        <w:rPr>
          <w:rFonts w:ascii="MetaNormalLF-Roman" w:eastAsiaTheme="majorEastAsia" w:hAnsi="MetaNormalLF-Roman" w:cstheme="majorBidi"/>
        </w:rPr>
        <w:t>Sobald alle absch</w:t>
      </w:r>
      <w:r w:rsidR="005248A8" w:rsidRPr="0078391F">
        <w:rPr>
          <w:rFonts w:ascii="MetaNormalLF-Roman" w:eastAsiaTheme="majorEastAsia" w:hAnsi="MetaNormalLF-Roman" w:cstheme="majorBidi"/>
        </w:rPr>
        <w:t xml:space="preserve">ließenden Arbeiten zum </w:t>
      </w:r>
      <w:r w:rsidR="001934A3">
        <w:rPr>
          <w:rFonts w:ascii="MetaNormalLF-Roman" w:eastAsiaTheme="majorEastAsia" w:hAnsi="MetaNormalLF-Roman" w:cstheme="majorBidi"/>
        </w:rPr>
        <w:t>Business-Tax-Panel</w:t>
      </w:r>
      <w:r w:rsidRPr="0078391F">
        <w:rPr>
          <w:rFonts w:ascii="MetaNormalLF-Roman" w:eastAsiaTheme="majorEastAsia" w:hAnsi="MetaNormalLF-Roman" w:cstheme="majorBidi"/>
        </w:rPr>
        <w:t xml:space="preserve"> erfolgt sind, wird der Datensatz über die Forschungsdatenzentren der Statistischen Ämter des Bundes und der Länder der Wissenschaft bereitgestellt</w:t>
      </w:r>
      <w:r w:rsidR="00390A36" w:rsidRPr="0078391F">
        <w:rPr>
          <w:rFonts w:ascii="MetaNormalLF-Roman" w:eastAsiaTheme="majorEastAsia" w:hAnsi="MetaNormalLF-Roman" w:cstheme="majorBidi"/>
        </w:rPr>
        <w:t>.</w:t>
      </w:r>
    </w:p>
    <w:p w14:paraId="64D375A4" w14:textId="77777777" w:rsidR="008C4205" w:rsidRPr="00F361EA" w:rsidRDefault="008C4205" w:rsidP="008A598B">
      <w:pPr>
        <w:pStyle w:val="berschrift1"/>
        <w:numPr>
          <w:ilvl w:val="0"/>
          <w:numId w:val="0"/>
        </w:numPr>
        <w:spacing w:before="120" w:after="120" w:line="360" w:lineRule="auto"/>
        <w:ind w:left="432" w:hanging="432"/>
        <w:jc w:val="both"/>
        <w:rPr>
          <w:rFonts w:ascii="MetaNormalLF-Roman" w:hAnsi="MetaNormalLF-Roman" w:cs="Arial"/>
          <w:b/>
          <w:sz w:val="22"/>
          <w:szCs w:val="22"/>
        </w:rPr>
      </w:pPr>
      <w:r w:rsidRPr="00F361EA">
        <w:rPr>
          <w:rFonts w:ascii="MetaNormalLF-Roman" w:hAnsi="MetaNormalLF-Roman"/>
          <w:b/>
          <w:sz w:val="22"/>
          <w:szCs w:val="22"/>
        </w:rPr>
        <w:t>Literaturverzeichnis</w:t>
      </w:r>
    </w:p>
    <w:p w14:paraId="27DA6509" w14:textId="4A9201E6" w:rsidR="007A59F0" w:rsidRPr="0078391F" w:rsidRDefault="007A59F0" w:rsidP="008A598B">
      <w:pPr>
        <w:spacing w:before="120" w:after="120" w:line="360" w:lineRule="auto"/>
        <w:jc w:val="both"/>
        <w:rPr>
          <w:rFonts w:ascii="MetaNormalLF-Roman" w:hAnsi="MetaNormalLF-Roman" w:cs="Arial"/>
        </w:rPr>
      </w:pPr>
      <w:r w:rsidRPr="0078391F">
        <w:rPr>
          <w:rFonts w:ascii="MetaNormalLF-Roman" w:hAnsi="MetaNormalLF-Roman" w:cs="Arial"/>
        </w:rPr>
        <w:t>Buchner, Michael/Eisenmenger, Matthias/</w:t>
      </w:r>
      <w:proofErr w:type="spellStart"/>
      <w:r w:rsidRPr="0078391F">
        <w:rPr>
          <w:rFonts w:ascii="MetaNormalLF-Roman" w:hAnsi="MetaNormalLF-Roman" w:cs="Arial"/>
        </w:rPr>
        <w:t>Hohlweck</w:t>
      </w:r>
      <w:proofErr w:type="spellEnd"/>
      <w:r w:rsidRPr="0078391F">
        <w:rPr>
          <w:rFonts w:ascii="MetaNormalLF-Roman" w:hAnsi="MetaNormalLF-Roman" w:cs="Arial"/>
        </w:rPr>
        <w:t>, Corinna/</w:t>
      </w:r>
      <w:proofErr w:type="spellStart"/>
      <w:r w:rsidRPr="0078391F">
        <w:rPr>
          <w:rFonts w:ascii="MetaNormalLF-Roman" w:hAnsi="MetaNormalLF-Roman" w:cs="Arial"/>
        </w:rPr>
        <w:t>Mödinger</w:t>
      </w:r>
      <w:proofErr w:type="spellEnd"/>
      <w:r w:rsidRPr="0078391F">
        <w:rPr>
          <w:rFonts w:ascii="MetaNormalLF-Roman" w:hAnsi="MetaNormalLF-Roman" w:cs="Arial"/>
        </w:rPr>
        <w:t xml:space="preserve">, Patrizia. </w:t>
      </w:r>
      <w:hyperlink r:id="rId13" w:history="1">
        <w:r w:rsidRPr="0078391F">
          <w:rPr>
            <w:rStyle w:val="Hyperlink"/>
            <w:rFonts w:ascii="MetaNormalLF-Roman" w:hAnsi="MetaNormalLF-Roman" w:cs="Arial"/>
            <w:i/>
            <w:lang w:val="en-GB"/>
          </w:rPr>
          <w:t>Combined Business Tax Statistics 2016 of the Federal Statistical Office of Germany – A Micro Data Set for Scientific Use</w:t>
        </w:r>
      </w:hyperlink>
      <w:r w:rsidRPr="0078391F">
        <w:rPr>
          <w:rFonts w:ascii="MetaNormalLF-Roman" w:hAnsi="MetaNormalLF-Roman" w:cs="Arial"/>
          <w:lang w:val="en-GB"/>
        </w:rPr>
        <w:t xml:space="preserve">. </w:t>
      </w:r>
      <w:r w:rsidRPr="0078391F">
        <w:rPr>
          <w:rFonts w:ascii="MetaNormalLF-Roman" w:hAnsi="MetaNormalLF-Roman" w:cs="Arial"/>
        </w:rPr>
        <w:t>In: Jahrbücher für Nationalökonomie und Statistik.</w:t>
      </w:r>
      <w:r w:rsidR="00912D85" w:rsidRPr="0078391F">
        <w:rPr>
          <w:rFonts w:ascii="MetaNormalLF-Roman" w:hAnsi="MetaNormalLF-Roman" w:cs="Arial"/>
        </w:rPr>
        <w:t xml:space="preserve"> Jahrgang</w:t>
      </w:r>
      <w:r w:rsidRPr="0078391F">
        <w:rPr>
          <w:rFonts w:ascii="MetaNormalLF-Roman" w:hAnsi="MetaNormalLF-Roman" w:cs="Arial"/>
        </w:rPr>
        <w:t xml:space="preserve"> </w:t>
      </w:r>
      <w:r w:rsidR="00912D85" w:rsidRPr="0078391F">
        <w:rPr>
          <w:rFonts w:ascii="MetaNormalLF-Roman" w:hAnsi="MetaNormalLF-Roman" w:cs="Arial"/>
        </w:rPr>
        <w:t xml:space="preserve">243. Ausgabe </w:t>
      </w:r>
      <w:r w:rsidRPr="0078391F">
        <w:rPr>
          <w:rFonts w:ascii="MetaNormalLF-Roman" w:hAnsi="MetaNormalLF-Roman" w:cs="Arial"/>
        </w:rPr>
        <w:t>1/</w:t>
      </w:r>
      <w:r w:rsidR="00912D85" w:rsidRPr="0078391F">
        <w:rPr>
          <w:rFonts w:ascii="MetaNormalLF-Roman" w:hAnsi="MetaNormalLF-Roman" w:cs="Arial"/>
        </w:rPr>
        <w:t>2023</w:t>
      </w:r>
      <w:r w:rsidRPr="0078391F">
        <w:rPr>
          <w:rFonts w:ascii="MetaNormalLF-Roman" w:hAnsi="MetaNormalLF-Roman" w:cs="Arial"/>
        </w:rPr>
        <w:t>, Seite 109 ff.</w:t>
      </w:r>
      <w:r w:rsidR="009C76F9">
        <w:rPr>
          <w:rFonts w:ascii="MetaNormalLF-Roman" w:hAnsi="MetaNormalLF-Roman" w:cs="Arial"/>
        </w:rPr>
        <w:t xml:space="preserve"> </w:t>
      </w:r>
      <w:proofErr w:type="spellStart"/>
      <w:r w:rsidR="00B3588C" w:rsidRPr="00B3588C">
        <w:rPr>
          <w:rFonts w:ascii="MetaNormalLF-Roman" w:hAnsi="MetaNormalLF-Roman" w:cs="Arial"/>
        </w:rPr>
        <w:t>doi</w:t>
      </w:r>
      <w:proofErr w:type="spellEnd"/>
      <w:r w:rsidR="00B3588C" w:rsidRPr="00B3588C">
        <w:rPr>
          <w:rFonts w:ascii="MetaNormalLF-Roman" w:hAnsi="MetaNormalLF-Roman" w:cs="Arial"/>
        </w:rPr>
        <w:t>/10.1515/jbnst-2022-0007</w:t>
      </w:r>
    </w:p>
    <w:p w14:paraId="534AB138" w14:textId="315993F1" w:rsidR="0033344F" w:rsidRPr="0078391F" w:rsidRDefault="0033344F" w:rsidP="008A598B">
      <w:pPr>
        <w:spacing w:before="120" w:after="120" w:line="360" w:lineRule="auto"/>
        <w:jc w:val="both"/>
        <w:rPr>
          <w:rFonts w:ascii="MetaNormalLF-Roman" w:hAnsi="MetaNormalLF-Roman" w:cs="Arial"/>
        </w:rPr>
      </w:pPr>
      <w:proofErr w:type="spellStart"/>
      <w:r w:rsidRPr="0078391F">
        <w:rPr>
          <w:rFonts w:ascii="MetaNormalLF-Roman" w:hAnsi="MetaNormalLF-Roman" w:cs="Arial"/>
        </w:rPr>
        <w:t>Gude</w:t>
      </w:r>
      <w:proofErr w:type="spellEnd"/>
      <w:r w:rsidRPr="0078391F">
        <w:rPr>
          <w:rFonts w:ascii="MetaNormalLF-Roman" w:hAnsi="MetaNormalLF-Roman" w:cs="Arial"/>
        </w:rPr>
        <w:t xml:space="preserve">, Juliane. </w:t>
      </w:r>
      <w:hyperlink r:id="rId14" w:history="1">
        <w:r w:rsidRPr="00525869">
          <w:rPr>
            <w:rStyle w:val="Hyperlink"/>
            <w:rFonts w:ascii="MetaNormalLF-Roman" w:hAnsi="MetaNormalLF-Roman" w:cs="Arial"/>
            <w:i/>
          </w:rPr>
          <w:t>Jährliche Körperschaftsteuerstatistik – Methodik und erste Ergebnisse</w:t>
        </w:r>
        <w:r w:rsidRPr="00525869">
          <w:rPr>
            <w:rStyle w:val="Hyperlink"/>
            <w:rFonts w:ascii="MetaNormalLF-Roman" w:hAnsi="MetaNormalLF-Roman" w:cs="Arial"/>
          </w:rPr>
          <w:t>.</w:t>
        </w:r>
      </w:hyperlink>
      <w:r w:rsidRPr="0078391F">
        <w:rPr>
          <w:rFonts w:ascii="MetaNormalLF-Roman" w:hAnsi="MetaNormalLF-Roman" w:cs="Arial"/>
        </w:rPr>
        <w:t xml:space="preserve"> In: </w:t>
      </w:r>
      <w:del w:id="201" w:author="Kristiansen, Annette (H36)" w:date="2023-07-24T14:58:00Z">
        <w:r w:rsidRPr="0078391F" w:rsidDel="00326356">
          <w:rPr>
            <w:rFonts w:ascii="MetaNormalLF-Roman" w:hAnsi="MetaNormalLF-Roman" w:cs="Arial"/>
          </w:rPr>
          <w:delText xml:space="preserve"> </w:delText>
        </w:r>
      </w:del>
      <w:r w:rsidRPr="0078391F">
        <w:rPr>
          <w:rFonts w:ascii="MetaNormalLF-Roman" w:hAnsi="MetaNormalLF-Roman" w:cs="Arial"/>
        </w:rPr>
        <w:t xml:space="preserve">Wirtschaft und Statistik. Ausgabe 12/2010, Seite </w:t>
      </w:r>
      <w:r w:rsidRPr="0078391F">
        <w:rPr>
          <w:rFonts w:ascii="MetaNormalLF-Roman" w:hAnsi="MetaNormalLF-Roman"/>
        </w:rPr>
        <w:t>1089</w:t>
      </w:r>
      <w:r w:rsidRPr="0078391F">
        <w:rPr>
          <w:rFonts w:ascii="MetaNormalLF-Roman" w:hAnsi="MetaNormalLF-Roman" w:cs="Arial"/>
        </w:rPr>
        <w:t xml:space="preserve"> ff.</w:t>
      </w:r>
    </w:p>
    <w:p w14:paraId="1F1731BC" w14:textId="27EB7BCC" w:rsidR="0033344F" w:rsidRPr="0078391F" w:rsidRDefault="0033344F" w:rsidP="008A598B">
      <w:pPr>
        <w:spacing w:before="120" w:after="120" w:line="360" w:lineRule="auto"/>
        <w:jc w:val="both"/>
        <w:rPr>
          <w:rFonts w:ascii="MetaNormalLF-Roman" w:hAnsi="MetaNormalLF-Roman" w:cs="Arial"/>
        </w:rPr>
      </w:pPr>
      <w:proofErr w:type="spellStart"/>
      <w:r w:rsidRPr="0078391F">
        <w:rPr>
          <w:rFonts w:ascii="MetaNormalLF-Roman" w:hAnsi="MetaNormalLF-Roman" w:cs="Arial"/>
        </w:rPr>
        <w:t>Harendt</w:t>
      </w:r>
      <w:proofErr w:type="spellEnd"/>
      <w:r w:rsidRPr="0078391F">
        <w:rPr>
          <w:rFonts w:ascii="MetaNormalLF-Roman" w:hAnsi="MetaNormalLF-Roman" w:cs="Arial"/>
        </w:rPr>
        <w:t xml:space="preserve">, Christoph. </w:t>
      </w:r>
      <w:hyperlink r:id="rId15" w:history="1">
        <w:r w:rsidRPr="0078391F">
          <w:rPr>
            <w:rStyle w:val="Hyperlink"/>
            <w:rFonts w:ascii="MetaNormalLF-Roman" w:hAnsi="MetaNormalLF-Roman" w:cs="Arial"/>
            <w:i/>
          </w:rPr>
          <w:t>Das Umsatzsteuerpanel: Analysepotenzial am Beispiel der Krisenjahre 2009 bis 2012</w:t>
        </w:r>
      </w:hyperlink>
      <w:r w:rsidRPr="0078391F">
        <w:rPr>
          <w:rFonts w:ascii="MetaNormalLF-Roman" w:hAnsi="MetaNormalLF-Roman" w:cs="Arial"/>
          <w:i/>
        </w:rPr>
        <w:t>.</w:t>
      </w:r>
      <w:r w:rsidRPr="0078391F">
        <w:rPr>
          <w:rFonts w:ascii="MetaNormalLF-Roman" w:hAnsi="MetaNormalLF-Roman" w:cs="Arial"/>
        </w:rPr>
        <w:t xml:space="preserve"> In: WISTA Wirtschaft und Statistik. Ausgabe 1/2021, Seite 85 ff.</w:t>
      </w:r>
    </w:p>
    <w:p w14:paraId="4B4C5275" w14:textId="36CF6CA9" w:rsidR="00DF107F" w:rsidRPr="0078391F" w:rsidRDefault="00DF107F" w:rsidP="008A598B">
      <w:pPr>
        <w:spacing w:before="120" w:after="120" w:line="360" w:lineRule="auto"/>
        <w:jc w:val="both"/>
        <w:rPr>
          <w:rFonts w:ascii="MetaNormalLF-Roman" w:hAnsi="MetaNormalLF-Roman" w:cs="Arial"/>
        </w:rPr>
      </w:pPr>
      <w:r w:rsidRPr="0078391F">
        <w:rPr>
          <w:rFonts w:ascii="MetaNormalLF-Roman" w:hAnsi="MetaNormalLF-Roman" w:cs="Arial"/>
        </w:rPr>
        <w:t xml:space="preserve">Kruse, Hendrik W./Meyerhoff, Annette/Erbe, Anette. </w:t>
      </w:r>
      <w:hyperlink r:id="rId16" w:history="1">
        <w:r w:rsidRPr="00525869">
          <w:rPr>
            <w:rStyle w:val="Hyperlink"/>
            <w:rFonts w:ascii="MetaNormalLF-Roman" w:hAnsi="MetaNormalLF-Roman" w:cs="Arial"/>
            <w:i/>
          </w:rPr>
          <w:t>Neue Methoden zur Mikrodatenverknüpfung von Außenhandels- und Unternehmensstatistiken</w:t>
        </w:r>
      </w:hyperlink>
      <w:r w:rsidRPr="0078391F">
        <w:rPr>
          <w:rFonts w:ascii="MetaNormalLF-Roman" w:hAnsi="MetaNormalLF-Roman" w:cs="Arial"/>
        </w:rPr>
        <w:t>. In: WISTA Wirtschaft und Statistik. Ausgabe 5/2021, Seite 53 ff.</w:t>
      </w:r>
    </w:p>
    <w:p w14:paraId="4D472E79" w14:textId="29369448" w:rsidR="000C0EB8" w:rsidRPr="0078391F" w:rsidRDefault="000C0EB8" w:rsidP="008A598B">
      <w:pPr>
        <w:spacing w:before="120" w:after="120" w:line="360" w:lineRule="auto"/>
        <w:jc w:val="both"/>
        <w:rPr>
          <w:rFonts w:ascii="MetaNormalLF-Roman" w:hAnsi="MetaNormalLF-Roman" w:cs="Arial"/>
        </w:rPr>
      </w:pPr>
      <w:r w:rsidRPr="0078391F">
        <w:rPr>
          <w:rFonts w:ascii="MetaNormalLF-Roman" w:hAnsi="MetaNormalLF-Roman" w:cs="Arial"/>
        </w:rPr>
        <w:t xml:space="preserve">Rink, Anke/Seiwert, Ines/Opfermann, Rainer. </w:t>
      </w:r>
      <w:hyperlink r:id="rId17" w:history="1">
        <w:r w:rsidRPr="0078391F">
          <w:rPr>
            <w:rStyle w:val="Hyperlink"/>
            <w:rFonts w:ascii="MetaNormalLF-Roman" w:hAnsi="MetaNormalLF-Roman" w:cs="Arial"/>
            <w:i/>
          </w:rPr>
          <w:t>Unternehmensdemografie: methodischer Ansatz und Ergebnisse 2005 bis 2010</w:t>
        </w:r>
      </w:hyperlink>
      <w:r w:rsidRPr="0078391F">
        <w:rPr>
          <w:rFonts w:ascii="MetaNormalLF-Roman" w:hAnsi="MetaNormalLF-Roman" w:cs="Arial"/>
        </w:rPr>
        <w:t>. In: Wirtschaft und Statistik. Ausgabe 6/2013, Seite 422 ff.</w:t>
      </w:r>
    </w:p>
    <w:p w14:paraId="3CA081F3" w14:textId="59D14A07" w:rsidR="00BB11FC" w:rsidRPr="0078391F" w:rsidRDefault="00BB11FC" w:rsidP="008A598B">
      <w:pPr>
        <w:spacing w:before="120" w:after="120" w:line="360" w:lineRule="auto"/>
        <w:jc w:val="both"/>
        <w:rPr>
          <w:rFonts w:ascii="MetaNormalLF-Roman" w:hAnsi="MetaNormalLF-Roman" w:cs="Arial"/>
        </w:rPr>
      </w:pPr>
      <w:r w:rsidRPr="0078391F">
        <w:rPr>
          <w:rFonts w:ascii="MetaNormalLF-Roman" w:hAnsi="MetaNormalLF-Roman" w:cs="Arial"/>
        </w:rPr>
        <w:t xml:space="preserve">Wissenschaftlicher Beirat beim Bundesministerium der Finanzen. </w:t>
      </w:r>
      <w:r w:rsidR="006A5827" w:rsidRPr="006A5827">
        <w:rPr>
          <w:rFonts w:ascii="MetaNormalLF-Roman" w:hAnsi="MetaNormalLF-Roman" w:cs="Arial"/>
          <w:i/>
        </w:rPr>
        <w:t>Notwendigkeit, Potenzial und Ansatzpunkte einer Verbesserung der Dateninfrastruktur für die Steuerpolitik</w:t>
      </w:r>
      <w:r w:rsidRPr="0078391F">
        <w:rPr>
          <w:rFonts w:ascii="MetaNormalLF-Roman" w:hAnsi="MetaNormalLF-Roman" w:cs="Arial"/>
        </w:rPr>
        <w:t>. Gutachten 5/2020, Berlin</w:t>
      </w:r>
      <w:r w:rsidR="00555AB7">
        <w:rPr>
          <w:rFonts w:ascii="MetaNormalLF-Roman" w:hAnsi="MetaNormalLF-Roman" w:cs="Arial"/>
        </w:rPr>
        <w:t xml:space="preserve"> 2020</w:t>
      </w:r>
      <w:r w:rsidRPr="0078391F">
        <w:rPr>
          <w:rFonts w:ascii="MetaNormalLF-Roman" w:hAnsi="MetaNormalLF-Roman" w:cs="Arial"/>
        </w:rPr>
        <w:t>.</w:t>
      </w:r>
      <w:r w:rsidR="00555AB7">
        <w:rPr>
          <w:rFonts w:ascii="MetaNormalLF-Roman" w:hAnsi="MetaNormalLF-Roman" w:cs="Arial"/>
        </w:rPr>
        <w:t xml:space="preserve"> [Zugriff am 17. Juli 2023]. Verfügbar unter: </w:t>
      </w:r>
      <w:r w:rsidR="00555AB7" w:rsidRPr="00555AB7">
        <w:rPr>
          <w:rFonts w:ascii="MetaNormalLF-Roman" w:hAnsi="MetaNormalLF-Roman" w:cs="Arial"/>
        </w:rPr>
        <w:t>https://www.bundesfinanzministerium.de/Content/DE/Downloads/Ministerium/Wissenschaftlicher-</w:t>
      </w:r>
      <w:r w:rsidR="00555AB7" w:rsidRPr="00555AB7">
        <w:rPr>
          <w:rFonts w:ascii="MetaNormalLF-Roman" w:hAnsi="MetaNormalLF-Roman" w:cs="Arial"/>
        </w:rPr>
        <w:lastRenderedPageBreak/>
        <w:t>Beirat/Gutachten/2020-10-30-gutachten-dateninfrastruktur-steuerpolitik.pdf?__blob=publicationFile&amp;v=17</w:t>
      </w:r>
    </w:p>
    <w:p w14:paraId="0BB76DAA" w14:textId="16845788" w:rsidR="00DE531C" w:rsidRPr="0078391F" w:rsidRDefault="00DE531C" w:rsidP="008A598B">
      <w:pPr>
        <w:spacing w:before="120" w:after="120" w:line="360" w:lineRule="auto"/>
        <w:jc w:val="both"/>
        <w:rPr>
          <w:rFonts w:ascii="MetaNormalLF-Roman" w:hAnsi="MetaNormalLF-Roman" w:cs="Arial"/>
        </w:rPr>
      </w:pPr>
      <w:proofErr w:type="spellStart"/>
      <w:r w:rsidRPr="0078391F">
        <w:rPr>
          <w:rFonts w:ascii="MetaNormalLF-Roman" w:hAnsi="MetaNormalLF-Roman" w:cs="Arial"/>
        </w:rPr>
        <w:t>Zieglmaier</w:t>
      </w:r>
      <w:proofErr w:type="spellEnd"/>
      <w:r w:rsidRPr="0078391F">
        <w:rPr>
          <w:rFonts w:ascii="MetaNormalLF-Roman" w:hAnsi="MetaNormalLF-Roman" w:cs="Arial"/>
        </w:rPr>
        <w:t xml:space="preserve">, Hannes/Heyd, Steffen. </w:t>
      </w:r>
      <w:r w:rsidRPr="0078391F">
        <w:rPr>
          <w:rFonts w:ascii="MetaNormalLF-Roman" w:hAnsi="MetaNormalLF-Roman" w:cs="Arial"/>
          <w:i/>
        </w:rPr>
        <w:t>Die ertrag- und umsatzsteuerliche Organschaft: Aktuelle Entwicklungen, Beispiele und Beratungshinweise</w:t>
      </w:r>
      <w:r w:rsidRPr="0078391F">
        <w:rPr>
          <w:rFonts w:ascii="MetaNormalLF-Roman" w:hAnsi="MetaNormalLF-Roman" w:cs="Arial"/>
        </w:rPr>
        <w:t xml:space="preserve">. In: Steuer- und Bilanzpraxis. Ausgabe 9/2021, Seite 1 ff. </w:t>
      </w:r>
    </w:p>
    <w:p w14:paraId="39CCBF66" w14:textId="4E88548E" w:rsidR="00FA3A04" w:rsidRPr="0078391F" w:rsidRDefault="00FA3A04" w:rsidP="008A598B">
      <w:pPr>
        <w:spacing w:before="120" w:after="120" w:line="360" w:lineRule="auto"/>
        <w:jc w:val="both"/>
        <w:rPr>
          <w:rFonts w:ascii="MetaNormalLF-Roman" w:hAnsi="MetaNormalLF-Roman" w:cs="Arial"/>
        </w:rPr>
      </w:pPr>
      <w:proofErr w:type="spellStart"/>
      <w:r w:rsidRPr="0078391F">
        <w:rPr>
          <w:rFonts w:ascii="MetaNormalLF-Roman" w:hAnsi="MetaNormalLF-Roman" w:cs="Arial"/>
        </w:rPr>
        <w:t>Zifonun</w:t>
      </w:r>
      <w:proofErr w:type="spellEnd"/>
      <w:r w:rsidRPr="0078391F">
        <w:rPr>
          <w:rFonts w:ascii="MetaNormalLF-Roman" w:hAnsi="MetaNormalLF-Roman" w:cs="Arial"/>
        </w:rPr>
        <w:t xml:space="preserve">-Kopp, Natalie. </w:t>
      </w:r>
      <w:hyperlink r:id="rId18" w:history="1">
        <w:r w:rsidRPr="0078391F">
          <w:rPr>
            <w:rStyle w:val="Hyperlink"/>
            <w:rFonts w:ascii="MetaNormalLF-Roman" w:hAnsi="MetaNormalLF-Roman" w:cs="Arial"/>
            <w:i/>
          </w:rPr>
          <w:t>Weiterentwicklung der Gewerbesteuerstatistik</w:t>
        </w:r>
      </w:hyperlink>
      <w:r w:rsidRPr="0078391F">
        <w:rPr>
          <w:rFonts w:ascii="MetaNormalLF-Roman" w:hAnsi="MetaNormalLF-Roman" w:cs="Arial"/>
        </w:rPr>
        <w:t>. In: Wirtschaft und Statistik. Ausgabe 8/2012, Seite 664</w:t>
      </w:r>
      <w:r w:rsidR="004D2348">
        <w:rPr>
          <w:rFonts w:ascii="MetaNormalLF-Roman" w:hAnsi="MetaNormalLF-Roman" w:cs="Arial"/>
        </w:rPr>
        <w:t xml:space="preserve"> </w:t>
      </w:r>
      <w:r w:rsidRPr="0078391F">
        <w:rPr>
          <w:rFonts w:ascii="MetaNormalLF-Roman" w:hAnsi="MetaNormalLF-Roman" w:cs="Arial"/>
        </w:rPr>
        <w:t>ff.</w:t>
      </w:r>
    </w:p>
    <w:p w14:paraId="6CC68AA4" w14:textId="77777777" w:rsidR="008C4205" w:rsidRPr="00F361EA" w:rsidRDefault="008C4205" w:rsidP="008A598B">
      <w:pPr>
        <w:pStyle w:val="berschrift1"/>
        <w:numPr>
          <w:ilvl w:val="0"/>
          <w:numId w:val="0"/>
        </w:numPr>
        <w:spacing w:before="120" w:after="120" w:line="360" w:lineRule="auto"/>
        <w:ind w:left="432" w:hanging="432"/>
        <w:jc w:val="both"/>
        <w:rPr>
          <w:rFonts w:ascii="MetaNormalLF-Roman" w:hAnsi="MetaNormalLF-Roman"/>
          <w:b/>
          <w:sz w:val="22"/>
          <w:szCs w:val="22"/>
        </w:rPr>
      </w:pPr>
      <w:r w:rsidRPr="00F361EA">
        <w:rPr>
          <w:rFonts w:ascii="MetaNormalLF-Roman" w:hAnsi="MetaNormalLF-Roman"/>
          <w:b/>
          <w:sz w:val="22"/>
          <w:szCs w:val="22"/>
        </w:rPr>
        <w:t>Rechtsgrundlagen</w:t>
      </w:r>
    </w:p>
    <w:p w14:paraId="7BFE90AD" w14:textId="5F209829" w:rsidR="004A03E3" w:rsidRDefault="004A03E3" w:rsidP="004A03E3">
      <w:pPr>
        <w:spacing w:before="120" w:after="120" w:line="360" w:lineRule="auto"/>
        <w:jc w:val="both"/>
        <w:rPr>
          <w:rFonts w:ascii="MetaNormalLF-Roman" w:hAnsi="MetaNormalLF-Roman"/>
        </w:rPr>
      </w:pPr>
      <w:r>
        <w:rPr>
          <w:rFonts w:ascii="MetaNormalLF-Roman" w:hAnsi="MetaNormalLF-Roman"/>
        </w:rPr>
        <w:t>Einkommensteuergesetz (EStG) in der Fassung der Bekanntmachung vom 8. Oktober 2009 (BGBl. I Seite 3366, 3862), das zuletzt durch Artikel 8 Absatz 3 des Gesetzes vom 20. Dezember 2022 (BGBl. I Seite 2730) geändert worden ist.</w:t>
      </w:r>
    </w:p>
    <w:p w14:paraId="7A0C11FE" w14:textId="007A4F2A" w:rsidR="008C4205" w:rsidRPr="0078391F" w:rsidRDefault="008C4205" w:rsidP="008A598B">
      <w:pPr>
        <w:spacing w:before="120" w:after="120" w:line="360" w:lineRule="auto"/>
        <w:jc w:val="both"/>
        <w:rPr>
          <w:rFonts w:ascii="MetaNormalLF-Roman" w:hAnsi="MetaNormalLF-Roman"/>
        </w:rPr>
      </w:pPr>
      <w:r w:rsidRPr="0078391F">
        <w:rPr>
          <w:rFonts w:ascii="MetaNormalLF-Roman" w:hAnsi="MetaNormalLF-Roman"/>
        </w:rPr>
        <w:t xml:space="preserve">Gesetz über die Statistik für Bundeszwecke (Bundesstatistikgesetz — </w:t>
      </w:r>
      <w:proofErr w:type="spellStart"/>
      <w:r w:rsidRPr="0078391F">
        <w:rPr>
          <w:rFonts w:ascii="MetaNormalLF-Roman" w:hAnsi="MetaNormalLF-Roman"/>
        </w:rPr>
        <w:t>BStatG</w:t>
      </w:r>
      <w:proofErr w:type="spellEnd"/>
      <w:r w:rsidRPr="0078391F">
        <w:rPr>
          <w:rFonts w:ascii="MetaNormalLF-Roman" w:hAnsi="MetaNormalLF-Roman"/>
        </w:rPr>
        <w:t xml:space="preserve">) in der Fassung der Bekanntmachung vom 20. Oktober 2016 (BGBl. I Seite 2394), </w:t>
      </w:r>
      <w:r w:rsidR="00790D2B" w:rsidRPr="0078391F">
        <w:rPr>
          <w:rFonts w:ascii="MetaNormalLF-Roman" w:hAnsi="MetaNormalLF-Roman"/>
        </w:rPr>
        <w:t>das zuletzt durch Artikel 5 des Gesetzes vom 20. Dezember 2022 (BGBl. I S</w:t>
      </w:r>
      <w:r w:rsidR="006A2870">
        <w:rPr>
          <w:rFonts w:ascii="MetaNormalLF-Roman" w:hAnsi="MetaNormalLF-Roman"/>
        </w:rPr>
        <w:t>eite</w:t>
      </w:r>
      <w:r w:rsidR="00790D2B" w:rsidRPr="0078391F">
        <w:rPr>
          <w:rFonts w:ascii="MetaNormalLF-Roman" w:hAnsi="MetaNormalLF-Roman"/>
        </w:rPr>
        <w:t xml:space="preserve"> 2727) geändert worden ist.</w:t>
      </w:r>
    </w:p>
    <w:p w14:paraId="3C1B4199" w14:textId="60212AD7" w:rsidR="00F1141A" w:rsidRDefault="00790D2B" w:rsidP="008A598B">
      <w:pPr>
        <w:spacing w:before="120" w:after="120" w:line="360" w:lineRule="auto"/>
        <w:jc w:val="both"/>
        <w:rPr>
          <w:rFonts w:ascii="MetaNormalLF-Roman" w:hAnsi="MetaNormalLF-Roman"/>
        </w:rPr>
      </w:pPr>
      <w:r w:rsidRPr="0078391F">
        <w:rPr>
          <w:rFonts w:ascii="MetaNormalLF-Roman" w:hAnsi="MetaNormalLF-Roman"/>
        </w:rPr>
        <w:t>Gesetz über Steuerstatistiken (</w:t>
      </w:r>
      <w:proofErr w:type="spellStart"/>
      <w:r w:rsidRPr="0078391F">
        <w:rPr>
          <w:rFonts w:ascii="MetaNormalLF-Roman" w:hAnsi="MetaNormalLF-Roman"/>
        </w:rPr>
        <w:t>StStatG</w:t>
      </w:r>
      <w:proofErr w:type="spellEnd"/>
      <w:r w:rsidRPr="0078391F">
        <w:rPr>
          <w:rFonts w:ascii="MetaNormalLF-Roman" w:hAnsi="MetaNormalLF-Roman"/>
        </w:rPr>
        <w:t>) vom 11. Oktober 1995 (BGBl. I S</w:t>
      </w:r>
      <w:r w:rsidR="006A2870">
        <w:rPr>
          <w:rFonts w:ascii="MetaNormalLF-Roman" w:hAnsi="MetaNormalLF-Roman"/>
        </w:rPr>
        <w:t>eite</w:t>
      </w:r>
      <w:r w:rsidRPr="0078391F">
        <w:rPr>
          <w:rFonts w:ascii="MetaNormalLF-Roman" w:hAnsi="MetaNormalLF-Roman"/>
        </w:rPr>
        <w:t xml:space="preserve"> 1250, 1409), das zuletzt durch Artikel 33 des Gesetzes vom 16. Dezember 2022 (BGBl. I S</w:t>
      </w:r>
      <w:r w:rsidR="006A2870">
        <w:rPr>
          <w:rFonts w:ascii="MetaNormalLF-Roman" w:hAnsi="MetaNormalLF-Roman"/>
        </w:rPr>
        <w:t>eite</w:t>
      </w:r>
      <w:r w:rsidRPr="0078391F">
        <w:rPr>
          <w:rFonts w:ascii="MetaNormalLF-Roman" w:hAnsi="MetaNormalLF-Roman"/>
        </w:rPr>
        <w:t xml:space="preserve"> 2294) geändert worden ist</w:t>
      </w:r>
      <w:r w:rsidR="00822BCC" w:rsidRPr="0078391F">
        <w:rPr>
          <w:rFonts w:ascii="MetaNormalLF-Roman" w:hAnsi="MetaNormalLF-Roman"/>
        </w:rPr>
        <w:t>.</w:t>
      </w:r>
    </w:p>
    <w:p w14:paraId="4C66A973" w14:textId="73755AFC" w:rsidR="00A42304" w:rsidRPr="00925524" w:rsidRDefault="00A42304" w:rsidP="008A598B">
      <w:pPr>
        <w:spacing w:before="120" w:after="120" w:line="360" w:lineRule="auto"/>
        <w:jc w:val="both"/>
        <w:rPr>
          <w:rFonts w:ascii="MetaNormalLF-Roman" w:hAnsi="MetaNormalLF-Roman"/>
        </w:rPr>
      </w:pPr>
      <w:r>
        <w:rPr>
          <w:rFonts w:ascii="MetaNormalLF-Roman" w:hAnsi="MetaNormalLF-Roman"/>
        </w:rPr>
        <w:t>Umsatzsteuergesetz (U</w:t>
      </w:r>
      <w:r w:rsidR="00555AB7">
        <w:rPr>
          <w:rFonts w:ascii="MetaNormalLF-Roman" w:hAnsi="MetaNormalLF-Roman"/>
        </w:rPr>
        <w:t>S</w:t>
      </w:r>
      <w:r>
        <w:rPr>
          <w:rFonts w:ascii="MetaNormalLF-Roman" w:hAnsi="MetaNormalLF-Roman"/>
        </w:rPr>
        <w:t>tG) in der Fassung der Bekanntmachung vom 21. Februar 2005 (BGBl. I Seite 386), das zuletzt durch Artikel 17 des Gesetzes vom 16. Dezember 2022 (BGBl. I Seite 2294) geändert worden ist.</w:t>
      </w:r>
    </w:p>
    <w:sectPr w:rsidR="00A42304" w:rsidRPr="00925524" w:rsidSect="00E31FE0">
      <w:footerReference w:type="even" r:id="rId19"/>
      <w:footerReference w:type="default" r:id="rId20"/>
      <w:pgSz w:w="11906" w:h="16838"/>
      <w:pgMar w:top="1134" w:right="1418" w:bottom="567" w:left="1418"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ömer, Ellen (B21)" w:date="2023-07-17T08:24:00Z" w:initials="RE(">
    <w:p w14:paraId="61EF1278" w14:textId="21FE1387" w:rsidR="007B240D" w:rsidRDefault="007B240D">
      <w:pPr>
        <w:pStyle w:val="Kommentartext"/>
      </w:pPr>
      <w:r>
        <w:rPr>
          <w:rStyle w:val="Kommentarzeichen"/>
        </w:rPr>
        <w:annotationRef/>
      </w:r>
      <w:r>
        <w:t>Evtl. ergänzen: … des Statistischen Bundesamtes … (entweder nach Panel oder nach Umsatzsteuerstatistiken)</w:t>
      </w:r>
    </w:p>
  </w:comment>
  <w:comment w:id="1" w:author="Römer, Ellen (B21)" w:date="2023-07-17T08:25:00Z" w:initials="RE(">
    <w:p w14:paraId="6E9AD403" w14:textId="5F8B9D1F" w:rsidR="007B240D" w:rsidRDefault="007B240D">
      <w:pPr>
        <w:pStyle w:val="Kommentartext"/>
      </w:pPr>
      <w:r>
        <w:rPr>
          <w:rStyle w:val="Kommentarzeichen"/>
        </w:rPr>
        <w:annotationRef/>
      </w:r>
      <w:r>
        <w:t>Zumindest in WISTA wird erstmals über das Business-Tax-Panel berichtet, die Einordnung könnte hilfreich sein</w:t>
      </w:r>
    </w:p>
  </w:comment>
  <w:comment w:id="3" w:author="Martin, Renate (B21)" w:date="2023-07-06T09:23:00Z" w:initials="MR(">
    <w:p w14:paraId="6CC08AC8" w14:textId="582CCCBD" w:rsidR="007B240D" w:rsidRDefault="007B240D">
      <w:pPr>
        <w:pStyle w:val="Kommentartext"/>
      </w:pPr>
      <w:r>
        <w:rPr>
          <w:rStyle w:val="Kommentarzeichen"/>
        </w:rPr>
        <w:annotationRef/>
      </w:r>
      <w:r>
        <w:t>Nach der inhaltlichen Abstimmung mit Ihnen veranlassen wir die Überprüfung und Anpassung der Übersetzungen durch den Sprachendienst</w:t>
      </w:r>
    </w:p>
  </w:comment>
  <w:comment w:id="5" w:author="Römer, Ellen (B21)" w:date="2023-07-17T09:45:00Z" w:initials="RE(">
    <w:p w14:paraId="08B9C88B" w14:textId="3CEE8313" w:rsidR="007B240D" w:rsidRDefault="007B240D">
      <w:pPr>
        <w:pStyle w:val="Kommentartext"/>
      </w:pPr>
      <w:r>
        <w:rPr>
          <w:rStyle w:val="Kommentarzeichen"/>
        </w:rPr>
        <w:annotationRef/>
      </w:r>
      <w:r>
        <w:t>Aktiver formuliert wo möglich</w:t>
      </w:r>
    </w:p>
  </w:comment>
  <w:comment w:id="6" w:author="Martin, Renate (B21)" w:date="2023-07-10T08:47:00Z" w:initials="MR(">
    <w:p w14:paraId="08525EF4" w14:textId="231FA7C4" w:rsidR="007B240D" w:rsidRDefault="007B240D">
      <w:pPr>
        <w:pStyle w:val="Kommentartext"/>
      </w:pPr>
      <w:r>
        <w:rPr>
          <w:rStyle w:val="Kommentarzeichen"/>
        </w:rPr>
        <w:annotationRef/>
      </w:r>
      <w:r>
        <w:t>Die in den Fußnoten aufgeführten Links sind geprüft</w:t>
      </w:r>
    </w:p>
  </w:comment>
  <w:comment w:id="11" w:author="Martin, Renate (B21)" w:date="2023-07-10T08:48:00Z" w:initials="MR(">
    <w:p w14:paraId="1073D669" w14:textId="43069F41" w:rsidR="007B240D" w:rsidRDefault="007B240D">
      <w:pPr>
        <w:pStyle w:val="Kommentartext"/>
      </w:pPr>
      <w:r>
        <w:rPr>
          <w:rStyle w:val="Kommentarzeichen"/>
        </w:rPr>
        <w:annotationRef/>
      </w:r>
      <w:r>
        <w:t>Bei Rechtsgrundlagen aufgeführt</w:t>
      </w:r>
    </w:p>
  </w:comment>
  <w:comment w:id="12" w:author="Römer, Ellen (B21)" w:date="2023-07-17T09:44:00Z" w:initials="RE(">
    <w:p w14:paraId="7A406B4C" w14:textId="7B7D15C9" w:rsidR="007B240D" w:rsidRDefault="007B240D">
      <w:pPr>
        <w:pStyle w:val="Kommentartext"/>
      </w:pPr>
      <w:r>
        <w:rPr>
          <w:rStyle w:val="Kommentarzeichen"/>
        </w:rPr>
        <w:annotationRef/>
      </w:r>
      <w:r>
        <w:t>Weniger Substantivierungen</w:t>
      </w:r>
    </w:p>
  </w:comment>
  <w:comment w:id="14" w:author="Kristiansen, Annette (H36)" w:date="2023-07-21T09:01:00Z" w:initials="KA">
    <w:p w14:paraId="1A99F2DC" w14:textId="49DD4D24" w:rsidR="00546AD4" w:rsidRDefault="00546AD4">
      <w:pPr>
        <w:pStyle w:val="Kommentartext"/>
      </w:pPr>
      <w:r>
        <w:rPr>
          <w:rStyle w:val="Kommentarzeichen"/>
        </w:rPr>
        <w:annotationRef/>
      </w:r>
      <w:r>
        <w:t xml:space="preserve">Eingefügt, da die Wichtigkeit des NeSt noch etwas verdeutlich werden sollte. </w:t>
      </w:r>
    </w:p>
  </w:comment>
  <w:comment w:id="35" w:author="Kristiansen, Annette (H36)" w:date="2023-07-21T10:16:00Z" w:initials="KA">
    <w:p w14:paraId="39882376" w14:textId="2B0E5E5C" w:rsidR="002641D2" w:rsidRDefault="002641D2">
      <w:pPr>
        <w:pStyle w:val="Kommentartext"/>
      </w:pPr>
      <w:r>
        <w:rPr>
          <w:rStyle w:val="Kommentarzeichen"/>
        </w:rPr>
        <w:annotationRef/>
      </w:r>
      <w:r>
        <w:t>Schreibweise nach Rücksprache mit verantwortlichem Kollegen angepasst – auch im weiteren Verlauf. Bitte Grafik auch entsprechend anpassen.</w:t>
      </w:r>
    </w:p>
  </w:comment>
  <w:comment w:id="40" w:author="Annette Meyerhoff" w:date="2023-07-24T17:58:00Z" w:initials="AM">
    <w:p w14:paraId="468A8F75" w14:textId="77777777" w:rsidR="00BC297E" w:rsidRDefault="00BC297E" w:rsidP="00EF63BA">
      <w:pPr>
        <w:pStyle w:val="Kommentartext"/>
      </w:pPr>
      <w:r>
        <w:rPr>
          <w:rStyle w:val="Kommentarzeichen"/>
        </w:rPr>
        <w:annotationRef/>
      </w:r>
      <w:r>
        <w:t>Die Ergebnisse der Länder, veröffetlichen die StaLas</w:t>
      </w:r>
    </w:p>
  </w:comment>
  <w:comment w:id="42" w:author="Römer, Ellen (B21)" w:date="2023-07-17T10:32:00Z" w:initials="RE(">
    <w:p w14:paraId="60F737A1" w14:textId="798D3124" w:rsidR="007B240D" w:rsidRDefault="007B240D">
      <w:pPr>
        <w:pStyle w:val="Kommentartext"/>
      </w:pPr>
      <w:r>
        <w:rPr>
          <w:rStyle w:val="Kommentarzeichen"/>
        </w:rPr>
        <w:annotationRef/>
      </w:r>
      <w:r>
        <w:t>Können Sie hierfür ein Beispiel ergänzen? Sonst sehr abstrakt für jemanden ohne spezielle Kenntnisse</w:t>
      </w:r>
    </w:p>
  </w:comment>
  <w:comment w:id="43" w:author="Römer, Ellen (B21)" w:date="2023-07-18T08:22:00Z" w:initials="RE(">
    <w:p w14:paraId="3DF0DFAE" w14:textId="75B21C04" w:rsidR="007B240D" w:rsidRDefault="007B240D">
      <w:pPr>
        <w:pStyle w:val="Kommentartext"/>
      </w:pPr>
      <w:r>
        <w:rPr>
          <w:rStyle w:val="Kommentarzeichen"/>
        </w:rPr>
        <w:annotationRef/>
      </w:r>
      <w:r>
        <w:t>Ggf. als Fußnote</w:t>
      </w:r>
    </w:p>
  </w:comment>
  <w:comment w:id="44" w:author="Kristiansen, Annette (H36)" w:date="2023-07-24T08:49:00Z" w:initials="KA">
    <w:p w14:paraId="7690E6B9" w14:textId="6B519708" w:rsidR="00046EF9" w:rsidRDefault="00046EF9">
      <w:pPr>
        <w:pStyle w:val="Kommentartext"/>
      </w:pPr>
      <w:r>
        <w:rPr>
          <w:rStyle w:val="Kommentarzeichen"/>
        </w:rPr>
        <w:annotationRef/>
      </w:r>
      <w:r>
        <w:t>Es sind tatsächlich relativ wenig Angaben die zusätzlich erhältlich wären, daher habe ich es wie bei der Umsatzsteuerstatistik Veranlagung im Text integriert.</w:t>
      </w:r>
    </w:p>
  </w:comment>
  <w:comment w:id="52" w:author="Martin, Renate (B21)" w:date="2023-07-10T09:36:00Z" w:initials="MR(">
    <w:p w14:paraId="4936FAD1" w14:textId="3DADFE6E" w:rsidR="007B240D" w:rsidRDefault="007B240D">
      <w:pPr>
        <w:pStyle w:val="Kommentartext"/>
      </w:pPr>
      <w:r>
        <w:rPr>
          <w:rStyle w:val="Kommentarzeichen"/>
        </w:rPr>
        <w:annotationRef/>
      </w:r>
      <w:r>
        <w:t xml:space="preserve">körperschaftsteuerbefreit? </w:t>
      </w:r>
    </w:p>
  </w:comment>
  <w:comment w:id="53" w:author="Römer, Ellen (B21)" w:date="2023-07-18T13:08:00Z" w:initials="RE(">
    <w:p w14:paraId="79960895" w14:textId="5C663237" w:rsidR="00CF7AB9" w:rsidRDefault="00CF7AB9">
      <w:pPr>
        <w:pStyle w:val="Kommentartext"/>
      </w:pPr>
      <w:r>
        <w:rPr>
          <w:rStyle w:val="Kommentarzeichen"/>
        </w:rPr>
        <w:annotationRef/>
      </w:r>
      <w:r>
        <w:t>Dann besser ausschreiben</w:t>
      </w:r>
    </w:p>
  </w:comment>
  <w:comment w:id="56" w:author="Martin, Renate (B21)" w:date="2023-07-10T09:41:00Z" w:initials="MR(">
    <w:p w14:paraId="06E7A4E7" w14:textId="6AE362AC" w:rsidR="007B240D" w:rsidRDefault="007B240D">
      <w:pPr>
        <w:pStyle w:val="Kommentartext"/>
      </w:pPr>
      <w:r>
        <w:rPr>
          <w:rStyle w:val="Kommentarzeichen"/>
        </w:rPr>
        <w:annotationRef/>
      </w:r>
      <w:r>
        <w:t>Bei Rechtsgrundlagen aufnehmen? (vorbereitet)</w:t>
      </w:r>
    </w:p>
  </w:comment>
  <w:comment w:id="57" w:author="Römer, Ellen (B21)" w:date="2023-07-17T10:38:00Z" w:initials="RE(">
    <w:p w14:paraId="1E24B0C1" w14:textId="0BC3B079" w:rsidR="007B240D" w:rsidRDefault="007B240D">
      <w:pPr>
        <w:pStyle w:val="Kommentartext"/>
      </w:pPr>
      <w:r>
        <w:rPr>
          <w:rStyle w:val="Kommentarzeichen"/>
        </w:rPr>
        <w:annotationRef/>
      </w:r>
      <w:r>
        <w:t>ja</w:t>
      </w:r>
    </w:p>
  </w:comment>
  <w:comment w:id="58" w:author="Martin, Renate (B21)" w:date="2023-07-10T10:44:00Z" w:initials="MR(">
    <w:p w14:paraId="03092D94" w14:textId="2EED4A87" w:rsidR="007B240D" w:rsidRDefault="007B240D">
      <w:pPr>
        <w:pStyle w:val="Kommentartext"/>
      </w:pPr>
      <w:r>
        <w:rPr>
          <w:rStyle w:val="Kommentarzeichen"/>
        </w:rPr>
        <w:annotationRef/>
      </w:r>
      <w:r>
        <w:t>Bei Rechtsgrundlagen aufnehmen? vorbereitet</w:t>
      </w:r>
    </w:p>
  </w:comment>
  <w:comment w:id="59" w:author="Römer, Ellen (B21)" w:date="2023-07-17T10:40:00Z" w:initials="RE(">
    <w:p w14:paraId="3EC0C398" w14:textId="75471F08" w:rsidR="007B240D" w:rsidRDefault="007B240D">
      <w:pPr>
        <w:pStyle w:val="Kommentartext"/>
      </w:pPr>
      <w:r>
        <w:rPr>
          <w:rStyle w:val="Kommentarzeichen"/>
        </w:rPr>
        <w:annotationRef/>
      </w:r>
      <w:r>
        <w:t>ja</w:t>
      </w:r>
    </w:p>
  </w:comment>
  <w:comment w:id="60" w:author="Martin, Renate (B21)" w:date="2023-07-11T11:23:00Z" w:initials="MR(">
    <w:p w14:paraId="7A721CA5" w14:textId="0BC56834" w:rsidR="007B240D" w:rsidRDefault="007B240D">
      <w:pPr>
        <w:pStyle w:val="Kommentartext"/>
      </w:pPr>
      <w:r>
        <w:rPr>
          <w:rStyle w:val="Kommentarzeichen"/>
        </w:rPr>
        <w:annotationRef/>
      </w:r>
      <w:r>
        <w:t>Beispiele nennen?</w:t>
      </w:r>
    </w:p>
  </w:comment>
  <w:comment w:id="61" w:author="Römer, Ellen (B21)" w:date="2023-07-17T10:42:00Z" w:initials="RE(">
    <w:p w14:paraId="7EE0C5FE" w14:textId="6B8CB503" w:rsidR="007B240D" w:rsidRDefault="007B240D">
      <w:pPr>
        <w:pStyle w:val="Kommentartext"/>
      </w:pPr>
      <w:r>
        <w:rPr>
          <w:rStyle w:val="Kommentarzeichen"/>
        </w:rPr>
        <w:annotationRef/>
      </w:r>
      <w:r>
        <w:t>Ja bitte, schadet nicht</w:t>
      </w:r>
    </w:p>
  </w:comment>
  <w:comment w:id="62" w:author="Kristiansen, Annette (H36)" w:date="2023-07-24T08:49:00Z" w:initials="KA">
    <w:p w14:paraId="67866C16" w14:textId="0145D4BC" w:rsidR="00046EF9" w:rsidRDefault="00046EF9">
      <w:pPr>
        <w:pStyle w:val="Kommentartext"/>
      </w:pPr>
      <w:r>
        <w:rPr>
          <w:rStyle w:val="Kommentarzeichen"/>
        </w:rPr>
        <w:annotationRef/>
      </w:r>
      <w:r>
        <w:t>Aufgenommen.</w:t>
      </w:r>
    </w:p>
  </w:comment>
  <w:comment w:id="77" w:author="Martin, Renate (B21)" w:date="2023-07-10T10:58:00Z" w:initials="MR(">
    <w:p w14:paraId="48700317" w14:textId="382CBBB5" w:rsidR="007B240D" w:rsidRDefault="007B240D">
      <w:pPr>
        <w:pStyle w:val="Kommentartext"/>
      </w:pPr>
      <w:r>
        <w:rPr>
          <w:rStyle w:val="Kommentarzeichen"/>
        </w:rPr>
        <w:annotationRef/>
      </w:r>
      <w:r>
        <w:t>Bitte prüfen</w:t>
      </w:r>
    </w:p>
  </w:comment>
  <w:comment w:id="73" w:author="Römer, Ellen (B21)" w:date="2023-07-18T08:47:00Z" w:initials="RE(">
    <w:p w14:paraId="123F8596" w14:textId="2CF1D93C" w:rsidR="007B240D" w:rsidRDefault="007B240D">
      <w:pPr>
        <w:pStyle w:val="Kommentartext"/>
      </w:pPr>
      <w:r>
        <w:rPr>
          <w:rStyle w:val="Kommentarzeichen"/>
        </w:rPr>
        <w:annotationRef/>
      </w:r>
      <w:r>
        <w:t>Bitte neu formulieren: das Register liegt doch nicht jährlich vor, sondern es besteht (seit 2002?) und wird gepflegt und ergänzt und …</w:t>
      </w:r>
    </w:p>
  </w:comment>
  <w:comment w:id="74" w:author="Kristiansen, Annette (H36)" w:date="2023-07-24T12:59:00Z" w:initials="KA">
    <w:p w14:paraId="752E97A1" w14:textId="4063C897" w:rsidR="00DC51B4" w:rsidRDefault="00DC51B4">
      <w:pPr>
        <w:pStyle w:val="Kommentartext"/>
      </w:pPr>
      <w:r>
        <w:rPr>
          <w:rStyle w:val="Kommentarzeichen"/>
        </w:rPr>
        <w:annotationRef/>
      </w:r>
      <w:r>
        <w:t xml:space="preserve">Verwendet für die Zusammenführung wird die jährliche Registerkopie, VGL: </w:t>
      </w:r>
      <w:hyperlink r:id="rId1" w:history="1">
        <w:r w:rsidRPr="00DB2FD4">
          <w:rPr>
            <w:rStyle w:val="Hyperlink"/>
          </w:rPr>
          <w:t>https://www.forschungsdatenzentrum.de/de/sonstige-wirtschaftsstatistiken/afid-panel-urs</w:t>
        </w:r>
      </w:hyperlink>
    </w:p>
    <w:p w14:paraId="4F132F6F" w14:textId="198D12BD" w:rsidR="00DC51B4" w:rsidRDefault="00DC51B4">
      <w:pPr>
        <w:pStyle w:val="Kommentartext"/>
      </w:pPr>
      <w:r>
        <w:rPr>
          <w:rFonts w:ascii="Arial" w:hAnsi="Arial" w:cs="Arial"/>
          <w:color w:val="555555"/>
          <w:sz w:val="21"/>
          <w:szCs w:val="21"/>
          <w:shd w:val="clear" w:color="auto" w:fill="FFFFFF"/>
        </w:rPr>
        <w:t>Bei den im FDZ verfügbaren URS-Einzeldaten handelt es sich um zeitpunktbezogene Abzüge (Registerkopien) aus der bzw. den eigentlichen Datenbanken des Unternehmensregisters der Statistischen Ämter</w:t>
      </w:r>
    </w:p>
    <w:p w14:paraId="20B0D222" w14:textId="77777777" w:rsidR="00DC51B4" w:rsidRDefault="00DC51B4">
      <w:pPr>
        <w:pStyle w:val="Kommentartext"/>
      </w:pPr>
    </w:p>
  </w:comment>
  <w:comment w:id="81" w:author="Römer, Ellen (B21)" w:date="2023-07-18T10:04:00Z" w:initials="RE(">
    <w:p w14:paraId="6BD41830" w14:textId="4BE31460" w:rsidR="007B240D" w:rsidRDefault="007B240D">
      <w:pPr>
        <w:pStyle w:val="Kommentartext"/>
      </w:pPr>
      <w:r>
        <w:rPr>
          <w:rStyle w:val="Kommentarzeichen"/>
        </w:rPr>
        <w:annotationRef/>
      </w:r>
      <w:r>
        <w:t>Bitte prüfen: m.E. ist diese Ergänzung notwendig, da im Satz danach der Organkreis direkt angesprochen wird, aber vorher der Begriff nicht auftaucht</w:t>
      </w:r>
    </w:p>
  </w:comment>
  <w:comment w:id="82" w:author="Kristiansen, Annette (H36)" w:date="2023-07-21T10:19:00Z" w:initials="KA">
    <w:p w14:paraId="05BF7EB3" w14:textId="23F8EAE0" w:rsidR="001471EA" w:rsidRDefault="001471EA">
      <w:pPr>
        <w:pStyle w:val="Kommentartext"/>
      </w:pPr>
      <w:r>
        <w:rPr>
          <w:rStyle w:val="Kommentarzeichen"/>
        </w:rPr>
        <w:annotationRef/>
      </w:r>
      <w:r>
        <w:t>Korrekt, danke für die Ergänzung!</w:t>
      </w:r>
    </w:p>
  </w:comment>
  <w:comment w:id="84" w:author="Römer, Ellen (B21)" w:date="2023-07-18T10:08:00Z" w:initials="RE(">
    <w:p w14:paraId="61917A58" w14:textId="66DE37DD" w:rsidR="007B240D" w:rsidRDefault="007B240D">
      <w:pPr>
        <w:pStyle w:val="Kommentartext"/>
      </w:pPr>
      <w:r>
        <w:rPr>
          <w:rStyle w:val="Kommentarzeichen"/>
        </w:rPr>
        <w:annotationRef/>
      </w:r>
      <w:r>
        <w:t>Ergänzung korrekt? Bezug hat gefehlt</w:t>
      </w:r>
    </w:p>
  </w:comment>
  <w:comment w:id="85" w:author="Kristiansen, Annette (H36)" w:date="2023-07-21T10:23:00Z" w:initials="KA">
    <w:p w14:paraId="433FBE89" w14:textId="08B0FED4" w:rsidR="00A84851" w:rsidRDefault="00A84851">
      <w:pPr>
        <w:pStyle w:val="Kommentartext"/>
      </w:pPr>
      <w:r>
        <w:rPr>
          <w:rStyle w:val="Kommentarzeichen"/>
        </w:rPr>
        <w:annotationRef/>
      </w:r>
      <w:r>
        <w:t>Ja, danke!</w:t>
      </w:r>
    </w:p>
  </w:comment>
  <w:comment w:id="94" w:author="Martin, Renate (B21)" w:date="2023-07-06T10:22:00Z" w:initials="MR(">
    <w:p w14:paraId="6DF25291" w14:textId="02E7CEF2" w:rsidR="007B240D" w:rsidRDefault="007B240D">
      <w:pPr>
        <w:pStyle w:val="Kommentartext"/>
      </w:pPr>
      <w:r>
        <w:rPr>
          <w:rStyle w:val="Kommentarzeichen"/>
        </w:rPr>
        <w:annotationRef/>
      </w:r>
      <w:r>
        <w:t>Tabellen, Grafiken und Übersichten wurden für die Bearbeitung entnommen; sie werden im Layout wieder eingefügt.</w:t>
      </w:r>
    </w:p>
  </w:comment>
  <w:comment w:id="96" w:author="Kristiansen, Annette (H36)" w:date="2023-07-24T14:10:00Z" w:initials="KA">
    <w:p w14:paraId="4BC10106" w14:textId="1A3D53AB" w:rsidR="001B0C1A" w:rsidRDefault="001B0C1A">
      <w:pPr>
        <w:pStyle w:val="Kommentartext"/>
      </w:pPr>
      <w:r>
        <w:rPr>
          <w:rStyle w:val="Kommentarzeichen"/>
        </w:rPr>
        <w:annotationRef/>
      </w:r>
      <w:r>
        <w:t>Der Artikel wurde von 2 Wissenschaftlern quergelesen, die insbesondere Rückfragen zu diesem Punkt hatten. Daher möchte ich diesen gerne aufnehmen.</w:t>
      </w:r>
    </w:p>
    <w:p w14:paraId="3DBF7E45" w14:textId="0AC67300" w:rsidR="001B0C1A" w:rsidRDefault="001B0C1A">
      <w:pPr>
        <w:pStyle w:val="Kommentartext"/>
      </w:pPr>
    </w:p>
    <w:p w14:paraId="7A3678E6" w14:textId="23F557B1" w:rsidR="001B0C1A" w:rsidRDefault="001B0C1A">
      <w:pPr>
        <w:pStyle w:val="Kommentartext"/>
      </w:pPr>
      <w:r>
        <w:t xml:space="preserve">Eine Kapitalgesellschaft meldet z.b. nie in der Statistiken über die Personengesellschaften. </w:t>
      </w:r>
    </w:p>
  </w:comment>
  <w:comment w:id="111" w:author="Kristiansen, Annette (H36)" w:date="2023-07-24T13:08:00Z" w:initials="KA">
    <w:p w14:paraId="166F2FA7" w14:textId="7AA9BE78" w:rsidR="00264D74" w:rsidRDefault="00264D74">
      <w:pPr>
        <w:pStyle w:val="Kommentartext"/>
      </w:pPr>
      <w:r>
        <w:rPr>
          <w:rStyle w:val="Kommentarzeichen"/>
        </w:rPr>
        <w:annotationRef/>
      </w:r>
      <w:r>
        <w:t>Unternehmensregister ist keine Steuerstatistik, daher verallgemeinert.</w:t>
      </w:r>
    </w:p>
  </w:comment>
  <w:comment w:id="113" w:author="Annette Meyerhoff" w:date="2023-07-24T18:13:00Z" w:initials="AM">
    <w:p w14:paraId="686338A8" w14:textId="77777777" w:rsidR="00055EAF" w:rsidRDefault="00055EAF" w:rsidP="002E4FFF">
      <w:pPr>
        <w:pStyle w:val="Kommentartext"/>
      </w:pPr>
      <w:r>
        <w:rPr>
          <w:rStyle w:val="Kommentarzeichen"/>
        </w:rPr>
        <w:annotationRef/>
      </w:r>
      <w:r>
        <w:t>Ggf könnte man diesen Satz weglassen, da dies zuvor schon erwähnt wurde.</w:t>
      </w:r>
    </w:p>
  </w:comment>
  <w:comment w:id="130" w:author="Martin, Renate (B21)" w:date="2023-07-10T14:48:00Z" w:initials="MR(">
    <w:p w14:paraId="5E956B00" w14:textId="35B2BAE9" w:rsidR="007B240D" w:rsidRDefault="007B240D">
      <w:pPr>
        <w:pStyle w:val="Kommentartext"/>
      </w:pPr>
      <w:r>
        <w:rPr>
          <w:rStyle w:val="Kommentarzeichen"/>
        </w:rPr>
        <w:annotationRef/>
      </w:r>
      <w:r>
        <w:t>Als Unterüberschrift zu 4.2 setzen</w:t>
      </w:r>
    </w:p>
  </w:comment>
  <w:comment w:id="135" w:author="Römer, Ellen (B21)" w:date="2023-07-18T10:50:00Z" w:initials="RE(">
    <w:p w14:paraId="71E28BCD" w14:textId="164018F7" w:rsidR="007B240D" w:rsidRDefault="007B240D">
      <w:pPr>
        <w:pStyle w:val="Kommentartext"/>
      </w:pPr>
      <w:r>
        <w:rPr>
          <w:rStyle w:val="Kommentarzeichen"/>
        </w:rPr>
        <w:annotationRef/>
      </w:r>
      <w:r>
        <w:t>Laut Tabelle 2; „lediglich ein Viertel“ trifft auf die übrigen juristischen Personen zu</w:t>
      </w:r>
    </w:p>
  </w:comment>
  <w:comment w:id="136" w:author="Kristiansen, Annette (H36)" w:date="2023-07-24T13:10:00Z" w:initials="KA">
    <w:p w14:paraId="760269FC" w14:textId="46520D26" w:rsidR="00D972D3" w:rsidRDefault="00D972D3">
      <w:pPr>
        <w:pStyle w:val="Kommentartext"/>
      </w:pPr>
      <w:r>
        <w:rPr>
          <w:rStyle w:val="Kommentarzeichen"/>
        </w:rPr>
        <w:annotationRef/>
      </w:r>
      <w:r>
        <w:t>Korrekt. Danke!</w:t>
      </w:r>
    </w:p>
  </w:comment>
  <w:comment w:id="137" w:author="Römer, Ellen (B21)" w:date="2023-07-18T11:29:00Z" w:initials="RE(">
    <w:p w14:paraId="2110A038" w14:textId="2EA44561" w:rsidR="00317FB0" w:rsidRDefault="00317FB0">
      <w:pPr>
        <w:pStyle w:val="Kommentartext"/>
      </w:pPr>
      <w:r>
        <w:rPr>
          <w:rStyle w:val="Kommentarzeichen"/>
        </w:rPr>
        <w:annotationRef/>
      </w:r>
      <w:r>
        <w:t>Bis hierher: Tabelle 2, ab hier: Grafik 2</w:t>
      </w:r>
    </w:p>
  </w:comment>
  <w:comment w:id="139" w:author="Kristiansen, Annette (H36)" w:date="2023-07-24T13:13:00Z" w:initials="KA">
    <w:p w14:paraId="4231CD28" w14:textId="32A2206E" w:rsidR="00D972D3" w:rsidRDefault="00D972D3">
      <w:pPr>
        <w:pStyle w:val="Kommentartext"/>
      </w:pPr>
      <w:r>
        <w:rPr>
          <w:rStyle w:val="Kommentarzeichen"/>
        </w:rPr>
        <w:annotationRef/>
      </w:r>
      <w:r>
        <w:t>Das Bild relativiert sich nur für die Kapitalgesellschaften und Personalgesellschaften, nicht für die Einzelgewerbetreibenden.</w:t>
      </w:r>
    </w:p>
  </w:comment>
  <w:comment w:id="156" w:author="Römer, Ellen (B21)" w:date="2023-07-18T11:26:00Z" w:initials="RE(">
    <w:p w14:paraId="2153692D" w14:textId="385F7F17" w:rsidR="00317FB0" w:rsidRDefault="00317FB0">
      <w:pPr>
        <w:pStyle w:val="Kommentartext"/>
      </w:pPr>
      <w:r>
        <w:rPr>
          <w:rStyle w:val="Kommentarzeichen"/>
        </w:rPr>
        <w:annotationRef/>
      </w:r>
      <w:r>
        <w:t>Sind das die Einzelgewerbetreibenden? Dann ist doch die Mehrheit (54,7%) nicht zusammenführbar, nicht nur „einige“. Oder bezieht sich der Text auf Grafik 2?</w:t>
      </w:r>
    </w:p>
  </w:comment>
  <w:comment w:id="157" w:author="Kristiansen, Annette (H36)" w:date="2023-07-24T13:11:00Z" w:initials="KA">
    <w:p w14:paraId="649BD13E" w14:textId="4A97411D" w:rsidR="00D972D3" w:rsidRDefault="00D972D3">
      <w:pPr>
        <w:pStyle w:val="Kommentartext"/>
      </w:pPr>
      <w:r>
        <w:rPr>
          <w:rStyle w:val="Kommentarzeichen"/>
        </w:rPr>
        <w:annotationRef/>
      </w:r>
      <w:r>
        <w:t>Das soll tatsächlich nur eine Erklärung sein.</w:t>
      </w:r>
    </w:p>
    <w:p w14:paraId="502AFC79" w14:textId="59BE75FA" w:rsidR="00D972D3" w:rsidRDefault="00D972D3">
      <w:pPr>
        <w:pStyle w:val="Kommentartext"/>
      </w:pPr>
      <w:r>
        <w:t xml:space="preserve">Einheiten dürfen wählen zwischen einer Einnahmenüberschussrechnung und der doppelten Buchführung. </w:t>
      </w:r>
    </w:p>
  </w:comment>
  <w:comment w:id="160" w:author="Römer, Ellen (B21)" w:date="2023-07-18T11:24:00Z" w:initials="RE(">
    <w:p w14:paraId="10FF497C" w14:textId="546B01C5" w:rsidR="00317FB0" w:rsidRDefault="00317FB0">
      <w:pPr>
        <w:pStyle w:val="Kommentartext"/>
      </w:pPr>
      <w:r>
        <w:rPr>
          <w:rStyle w:val="Kommentarzeichen"/>
        </w:rPr>
        <w:annotationRef/>
      </w:r>
      <w:r>
        <w:t>Wo ist das zu sehen? Vielleicht einen Halbsatz ergänzen?</w:t>
      </w:r>
    </w:p>
  </w:comment>
  <w:comment w:id="161" w:author="Kristiansen, Annette (H36)" w:date="2023-07-24T13:17:00Z" w:initials="KA">
    <w:p w14:paraId="09225B45" w14:textId="17F68042" w:rsidR="00D972D3" w:rsidRDefault="00D972D3">
      <w:pPr>
        <w:pStyle w:val="Kommentartext"/>
      </w:pPr>
      <w:r>
        <w:rPr>
          <w:rStyle w:val="Kommentarzeichen"/>
        </w:rPr>
        <w:annotationRef/>
      </w:r>
      <w:r>
        <w:t xml:space="preserve">Die Erklärung steht im Satz zuvor. </w:t>
      </w:r>
    </w:p>
    <w:p w14:paraId="66A33220" w14:textId="6919A823" w:rsidR="00D972D3" w:rsidRDefault="00D972D3">
      <w:pPr>
        <w:pStyle w:val="Kommentartext"/>
      </w:pPr>
    </w:p>
    <w:p w14:paraId="14121CA5" w14:textId="1A9328E7" w:rsidR="00D972D3" w:rsidRDefault="00D972D3">
      <w:pPr>
        <w:pStyle w:val="Kommentartext"/>
      </w:pPr>
      <w:r>
        <w:t>Ich möchte gerne Aussagen:</w:t>
      </w:r>
    </w:p>
    <w:p w14:paraId="1A94E6E2" w14:textId="185C6EAC" w:rsidR="00D972D3" w:rsidRDefault="00D972D3">
      <w:pPr>
        <w:pStyle w:val="Kommentartext"/>
      </w:pPr>
    </w:p>
    <w:p w14:paraId="2D0E6EEA" w14:textId="2C5A861B" w:rsidR="00D972D3" w:rsidRDefault="00D972D3">
      <w:pPr>
        <w:pStyle w:val="Kommentartext"/>
      </w:pPr>
      <w:r>
        <w:t>Einheiten können sich freiwillig für eine doppelte Buchführung entscheiden, daher sind diese dann nicht in der EÜR erfasst. Dafür können einige Einheiten aber im statistischen Unternehmensregister gefunden werden.</w:t>
      </w:r>
    </w:p>
    <w:p w14:paraId="34CED2D4" w14:textId="1F19380F" w:rsidR="00D972D3" w:rsidRDefault="00D972D3">
      <w:pPr>
        <w:pStyle w:val="Kommentartext"/>
      </w:pPr>
    </w:p>
    <w:p w14:paraId="25885677" w14:textId="36383771" w:rsidR="00D972D3" w:rsidRDefault="00D972D3">
      <w:pPr>
        <w:pStyle w:val="Kommentartext"/>
      </w:pPr>
      <w:r>
        <w:t>Ggf. kann man den Satz zum URS aber auch weglassen, wenn es zu sehr verwirrt.</w:t>
      </w:r>
    </w:p>
  </w:comment>
  <w:comment w:id="169" w:author="Martin, Renate (B21)" w:date="2023-07-10T14:52:00Z" w:initials="MR(">
    <w:p w14:paraId="61CB4C27" w14:textId="77777777" w:rsidR="007B240D" w:rsidRDefault="007B240D" w:rsidP="00971260">
      <w:pPr>
        <w:pStyle w:val="Kommentartext"/>
      </w:pPr>
      <w:r>
        <w:rPr>
          <w:rStyle w:val="Kommentarzeichen"/>
        </w:rPr>
        <w:annotationRef/>
      </w:r>
      <w:r>
        <w:t>Als Unterüberschrift zu 4.2 setzen</w:t>
      </w:r>
    </w:p>
    <w:p w14:paraId="4E1C3C04" w14:textId="2C37552C" w:rsidR="007B240D" w:rsidRDefault="007B240D">
      <w:pPr>
        <w:pStyle w:val="Kommentartext"/>
      </w:pPr>
    </w:p>
  </w:comment>
  <w:comment w:id="179" w:author="Martin, Renate (B21)" w:date="2023-07-10T14:55:00Z" w:initials="MR(">
    <w:p w14:paraId="509C2745" w14:textId="77777777" w:rsidR="007B240D" w:rsidRDefault="007B240D" w:rsidP="006401BB">
      <w:pPr>
        <w:pStyle w:val="Kommentartext"/>
      </w:pPr>
      <w:r>
        <w:rPr>
          <w:rStyle w:val="Kommentarzeichen"/>
        </w:rPr>
        <w:annotationRef/>
      </w:r>
      <w:r>
        <w:t>Als Unterüberschrift zu 4.2 setzen</w:t>
      </w:r>
    </w:p>
    <w:p w14:paraId="144C7288" w14:textId="53D2949D" w:rsidR="007B240D" w:rsidRDefault="007B240D">
      <w:pPr>
        <w:pStyle w:val="Kommentartext"/>
      </w:pPr>
    </w:p>
  </w:comment>
  <w:comment w:id="187" w:author="Martin, Renate (B21)" w:date="2023-07-10T14:57:00Z" w:initials="MR(">
    <w:p w14:paraId="61418322" w14:textId="77777777" w:rsidR="007B240D" w:rsidRDefault="007B240D" w:rsidP="008F54BA">
      <w:pPr>
        <w:pStyle w:val="Kommentartext"/>
      </w:pPr>
      <w:r>
        <w:rPr>
          <w:rStyle w:val="Kommentarzeichen"/>
        </w:rPr>
        <w:annotationRef/>
      </w:r>
      <w:r>
        <w:t>Als Unterüberschrift zu 4.2 setzen</w:t>
      </w:r>
    </w:p>
    <w:p w14:paraId="63B83FFE" w14:textId="2E7BDFB2" w:rsidR="007B240D" w:rsidRDefault="007B240D">
      <w:pPr>
        <w:pStyle w:val="Kommentartext"/>
      </w:pPr>
    </w:p>
  </w:comment>
  <w:comment w:id="192" w:author="Kristiansen, Annette (H36)" w:date="2023-07-24T15:01:00Z" w:initials="KA">
    <w:p w14:paraId="78C23A6E" w14:textId="5D1FB651" w:rsidR="001B5CED" w:rsidRDefault="001B5CED">
      <w:pPr>
        <w:pStyle w:val="Kommentartext"/>
      </w:pPr>
      <w:r>
        <w:rPr>
          <w:rStyle w:val="Kommentarzeichen"/>
        </w:rPr>
        <w:annotationRef/>
      </w:r>
      <w:r>
        <w:t>Stört meinen Lesefluss, kann aber auch drin bleiben.</w:t>
      </w:r>
    </w:p>
  </w:comment>
  <w:comment w:id="196" w:author="Römer, Ellen (B21)" w:date="2023-07-18T13:21:00Z" w:initials="RE(">
    <w:p w14:paraId="5DA43499" w14:textId="02DC1425" w:rsidR="00F361EA" w:rsidRDefault="00F361EA">
      <w:pPr>
        <w:pStyle w:val="Kommentartext"/>
      </w:pPr>
      <w:r>
        <w:rPr>
          <w:rStyle w:val="Kommentarzeichen"/>
        </w:rPr>
        <w:annotationRef/>
      </w:r>
      <w:r>
        <w:t>Die Grafik wird derzeit in unserem Farbschema erstellt; wir passen den Text später entsprechend 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EF1278" w15:done="0"/>
  <w15:commentEx w15:paraId="6E9AD403" w15:paraIdParent="61EF1278" w15:done="0"/>
  <w15:commentEx w15:paraId="6CC08AC8" w15:done="0"/>
  <w15:commentEx w15:paraId="08B9C88B" w15:done="0"/>
  <w15:commentEx w15:paraId="08525EF4" w15:done="0"/>
  <w15:commentEx w15:paraId="1073D669" w15:done="0"/>
  <w15:commentEx w15:paraId="7A406B4C" w15:done="0"/>
  <w15:commentEx w15:paraId="1A99F2DC" w15:done="0"/>
  <w15:commentEx w15:paraId="39882376" w15:done="0"/>
  <w15:commentEx w15:paraId="468A8F75" w15:done="0"/>
  <w15:commentEx w15:paraId="60F737A1" w15:done="0"/>
  <w15:commentEx w15:paraId="3DF0DFAE" w15:paraIdParent="60F737A1" w15:done="0"/>
  <w15:commentEx w15:paraId="7690E6B9" w15:paraIdParent="60F737A1" w15:done="0"/>
  <w15:commentEx w15:paraId="4936FAD1" w15:done="0"/>
  <w15:commentEx w15:paraId="79960895" w15:paraIdParent="4936FAD1" w15:done="0"/>
  <w15:commentEx w15:paraId="06E7A4E7" w15:done="0"/>
  <w15:commentEx w15:paraId="1E24B0C1" w15:paraIdParent="06E7A4E7" w15:done="0"/>
  <w15:commentEx w15:paraId="03092D94" w15:done="0"/>
  <w15:commentEx w15:paraId="3EC0C398" w15:paraIdParent="03092D94" w15:done="0"/>
  <w15:commentEx w15:paraId="7A721CA5" w15:done="0"/>
  <w15:commentEx w15:paraId="7EE0C5FE" w15:paraIdParent="7A721CA5" w15:done="0"/>
  <w15:commentEx w15:paraId="67866C16" w15:paraIdParent="7A721CA5" w15:done="0"/>
  <w15:commentEx w15:paraId="48700317" w15:done="0"/>
  <w15:commentEx w15:paraId="123F8596" w15:done="0"/>
  <w15:commentEx w15:paraId="20B0D222" w15:paraIdParent="123F8596" w15:done="0"/>
  <w15:commentEx w15:paraId="6BD41830" w15:done="0"/>
  <w15:commentEx w15:paraId="05BF7EB3" w15:paraIdParent="6BD41830" w15:done="0"/>
  <w15:commentEx w15:paraId="61917A58" w15:done="0"/>
  <w15:commentEx w15:paraId="433FBE89" w15:paraIdParent="61917A58" w15:done="0"/>
  <w15:commentEx w15:paraId="6DF25291" w15:done="0"/>
  <w15:commentEx w15:paraId="7A3678E6" w15:done="0"/>
  <w15:commentEx w15:paraId="166F2FA7" w15:done="0"/>
  <w15:commentEx w15:paraId="686338A8" w15:done="0"/>
  <w15:commentEx w15:paraId="5E956B00" w15:done="0"/>
  <w15:commentEx w15:paraId="71E28BCD" w15:done="0"/>
  <w15:commentEx w15:paraId="760269FC" w15:paraIdParent="71E28BCD" w15:done="0"/>
  <w15:commentEx w15:paraId="2110A038" w15:done="0"/>
  <w15:commentEx w15:paraId="4231CD28" w15:done="0"/>
  <w15:commentEx w15:paraId="2153692D" w15:done="0"/>
  <w15:commentEx w15:paraId="502AFC79" w15:paraIdParent="2153692D" w15:done="0"/>
  <w15:commentEx w15:paraId="10FF497C" w15:done="0"/>
  <w15:commentEx w15:paraId="25885677" w15:paraIdParent="10FF497C" w15:done="0"/>
  <w15:commentEx w15:paraId="4E1C3C04" w15:done="0"/>
  <w15:commentEx w15:paraId="144C7288" w15:done="0"/>
  <w15:commentEx w15:paraId="63B83FFE" w15:done="0"/>
  <w15:commentEx w15:paraId="78C23A6E" w15:done="0"/>
  <w15:commentEx w15:paraId="5DA434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93A60" w16cex:dateUtc="2023-07-24T15:58:00Z"/>
  <w16cex:commentExtensible w16cex:durableId="28693DDE" w16cex:dateUtc="2023-07-24T16: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EF1278" w16cid:durableId="285F7952"/>
  <w16cid:commentId w16cid:paraId="6E9AD403" w16cid:durableId="285F797D"/>
  <w16cid:commentId w16cid:paraId="6CC08AC8" w16cid:durableId="285106AC"/>
  <w16cid:commentId w16cid:paraId="08B9C88B" w16cid:durableId="285F8C1C"/>
  <w16cid:commentId w16cid:paraId="08525EF4" w16cid:durableId="2856443B"/>
  <w16cid:commentId w16cid:paraId="1073D669" w16cid:durableId="28564454"/>
  <w16cid:commentId w16cid:paraId="7A406B4C" w16cid:durableId="285F8C09"/>
  <w16cid:commentId w16cid:paraId="1A99F2DC" w16cid:durableId="286938CF"/>
  <w16cid:commentId w16cid:paraId="39882376" w16cid:durableId="286938D0"/>
  <w16cid:commentId w16cid:paraId="468A8F75" w16cid:durableId="28693A60"/>
  <w16cid:commentId w16cid:paraId="60F737A1" w16cid:durableId="285F9744"/>
  <w16cid:commentId w16cid:paraId="3DF0DFAE" w16cid:durableId="2860CA30"/>
  <w16cid:commentId w16cid:paraId="7690E6B9" w16cid:durableId="286938D3"/>
  <w16cid:commentId w16cid:paraId="4936FAD1" w16cid:durableId="28564F8B"/>
  <w16cid:commentId w16cid:paraId="79960895" w16cid:durableId="28610D5E"/>
  <w16cid:commentId w16cid:paraId="06E7A4E7" w16cid:durableId="285650B6"/>
  <w16cid:commentId w16cid:paraId="1E24B0C1" w16cid:durableId="285F988A"/>
  <w16cid:commentId w16cid:paraId="03092D94" w16cid:durableId="28565F8D"/>
  <w16cid:commentId w16cid:paraId="3EC0C398" w16cid:durableId="285F992F"/>
  <w16cid:commentId w16cid:paraId="7A721CA5" w16cid:durableId="2857BA38"/>
  <w16cid:commentId w16cid:paraId="7EE0C5FE" w16cid:durableId="285F9998"/>
  <w16cid:commentId w16cid:paraId="67866C16" w16cid:durableId="286938DC"/>
  <w16cid:commentId w16cid:paraId="48700317" w16cid:durableId="285662C7"/>
  <w16cid:commentId w16cid:paraId="123F8596" w16cid:durableId="2860D038"/>
  <w16cid:commentId w16cid:paraId="20B0D222" w16cid:durableId="286938DF"/>
  <w16cid:commentId w16cid:paraId="6BD41830" w16cid:durableId="2860E239"/>
  <w16cid:commentId w16cid:paraId="05BF7EB3" w16cid:durableId="286938E1"/>
  <w16cid:commentId w16cid:paraId="61917A58" w16cid:durableId="2860E30A"/>
  <w16cid:commentId w16cid:paraId="433FBE89" w16cid:durableId="286938E3"/>
  <w16cid:commentId w16cid:paraId="6DF25291" w16cid:durableId="28511478"/>
  <w16cid:commentId w16cid:paraId="7A3678E6" w16cid:durableId="286938E5"/>
  <w16cid:commentId w16cid:paraId="166F2FA7" w16cid:durableId="286938E6"/>
  <w16cid:commentId w16cid:paraId="686338A8" w16cid:durableId="28693DDE"/>
  <w16cid:commentId w16cid:paraId="5E956B00" w16cid:durableId="285698C5"/>
  <w16cid:commentId w16cid:paraId="71E28BCD" w16cid:durableId="2860ECFF"/>
  <w16cid:commentId w16cid:paraId="760269FC" w16cid:durableId="286938E9"/>
  <w16cid:commentId w16cid:paraId="2110A038" w16cid:durableId="2860F609"/>
  <w16cid:commentId w16cid:paraId="4231CD28" w16cid:durableId="286938EB"/>
  <w16cid:commentId w16cid:paraId="2153692D" w16cid:durableId="2860F559"/>
  <w16cid:commentId w16cid:paraId="502AFC79" w16cid:durableId="286938ED"/>
  <w16cid:commentId w16cid:paraId="10FF497C" w16cid:durableId="2860F502"/>
  <w16cid:commentId w16cid:paraId="25885677" w16cid:durableId="286938EF"/>
  <w16cid:commentId w16cid:paraId="4E1C3C04" w16cid:durableId="285699A0"/>
  <w16cid:commentId w16cid:paraId="144C7288" w16cid:durableId="28569A63"/>
  <w16cid:commentId w16cid:paraId="63B83FFE" w16cid:durableId="28569AF3"/>
  <w16cid:commentId w16cid:paraId="78C23A6E" w16cid:durableId="286938F3"/>
  <w16cid:commentId w16cid:paraId="5DA43499" w16cid:durableId="286110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C6A0A" w14:textId="77777777" w:rsidR="00630438" w:rsidRDefault="00630438" w:rsidP="008C4205">
      <w:pPr>
        <w:spacing w:after="0" w:line="240" w:lineRule="auto"/>
      </w:pPr>
      <w:r>
        <w:separator/>
      </w:r>
    </w:p>
  </w:endnote>
  <w:endnote w:type="continuationSeparator" w:id="0">
    <w:p w14:paraId="7B46782B" w14:textId="77777777" w:rsidR="00630438" w:rsidRDefault="00630438" w:rsidP="008C4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tis Sans">
    <w:altName w:val="Calibri"/>
    <w:charset w:val="00"/>
    <w:family w:val="swiss"/>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taNormalLF-Roman">
    <w:altName w:val="Times New Roman"/>
    <w:charset w:val="00"/>
    <w:family w:val="swiss"/>
    <w:pitch w:val="variable"/>
    <w:sig w:usb0="8000002F" w:usb1="10000048"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798844"/>
      <w:docPartObj>
        <w:docPartGallery w:val="Page Numbers (Bottom of Page)"/>
        <w:docPartUnique/>
      </w:docPartObj>
    </w:sdtPr>
    <w:sdtContent>
      <w:p w14:paraId="31AD0C66" w14:textId="4BB820B8" w:rsidR="007B240D" w:rsidRDefault="007B240D">
        <w:pPr>
          <w:pStyle w:val="Fuzeile"/>
          <w:jc w:val="right"/>
        </w:pPr>
        <w:r>
          <w:fldChar w:fldCharType="begin"/>
        </w:r>
        <w:r>
          <w:instrText>PAGE   \* MERGEFORMAT</w:instrText>
        </w:r>
        <w:r>
          <w:fldChar w:fldCharType="separate"/>
        </w:r>
        <w:r w:rsidR="00C21858">
          <w:rPr>
            <w:noProof/>
          </w:rPr>
          <w:t>6</w:t>
        </w:r>
        <w:r>
          <w:fldChar w:fldCharType="end"/>
        </w:r>
      </w:p>
    </w:sdtContent>
  </w:sdt>
  <w:p w14:paraId="76CA46AD" w14:textId="77777777" w:rsidR="007B240D" w:rsidRDefault="007B240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8951691"/>
      <w:docPartObj>
        <w:docPartGallery w:val="Page Numbers (Bottom of Page)"/>
        <w:docPartUnique/>
      </w:docPartObj>
    </w:sdtPr>
    <w:sdtContent>
      <w:p w14:paraId="19F64C53" w14:textId="5FF6209D" w:rsidR="007B240D" w:rsidRDefault="007B240D" w:rsidP="005512D1">
        <w:pPr>
          <w:pStyle w:val="Fuzeile"/>
          <w:jc w:val="right"/>
        </w:pPr>
        <w:r>
          <w:fldChar w:fldCharType="begin"/>
        </w:r>
        <w:r>
          <w:instrText>PAGE   \* MERGEFORMAT</w:instrText>
        </w:r>
        <w:r>
          <w:fldChar w:fldCharType="separate"/>
        </w:r>
        <w:r w:rsidR="00C21858">
          <w:rPr>
            <w:noProof/>
          </w:rPr>
          <w:t>5</w:t>
        </w:r>
        <w:r>
          <w:fldChar w:fldCharType="end"/>
        </w:r>
      </w:p>
    </w:sdtContent>
  </w:sdt>
  <w:p w14:paraId="18DACF84" w14:textId="77777777" w:rsidR="007B240D" w:rsidRDefault="007B240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0634F" w14:textId="77777777" w:rsidR="00630438" w:rsidRDefault="00630438" w:rsidP="008C4205">
      <w:pPr>
        <w:spacing w:after="0" w:line="240" w:lineRule="auto"/>
      </w:pPr>
      <w:r>
        <w:separator/>
      </w:r>
    </w:p>
  </w:footnote>
  <w:footnote w:type="continuationSeparator" w:id="0">
    <w:p w14:paraId="52D294C4" w14:textId="77777777" w:rsidR="00630438" w:rsidRDefault="00630438" w:rsidP="008C4205">
      <w:pPr>
        <w:spacing w:after="0" w:line="240" w:lineRule="auto"/>
      </w:pPr>
      <w:r>
        <w:continuationSeparator/>
      </w:r>
    </w:p>
  </w:footnote>
  <w:footnote w:id="1">
    <w:p w14:paraId="311DA7B3" w14:textId="7A39F25F" w:rsidR="007B240D" w:rsidRPr="00D2655A" w:rsidRDefault="007B240D" w:rsidP="0098639F">
      <w:pPr>
        <w:pStyle w:val="Funotentext"/>
        <w:jc w:val="both"/>
        <w:rPr>
          <w:rFonts w:ascii="MetaNormalLF-Roman" w:hAnsi="MetaNormalLF-Roman"/>
        </w:rPr>
      </w:pPr>
      <w:r w:rsidRPr="00D2655A">
        <w:rPr>
          <w:rStyle w:val="Funotenzeichen"/>
          <w:rFonts w:ascii="MetaNormalLF-Roman" w:hAnsi="MetaNormalLF-Roman"/>
        </w:rPr>
        <w:footnoteRef/>
      </w:r>
      <w:r w:rsidRPr="00D2655A">
        <w:rPr>
          <w:rFonts w:ascii="MetaNormalLF-Roman" w:hAnsi="MetaNormalLF-Roman"/>
        </w:rPr>
        <w:t xml:space="preserve"> Weitere Informationen zum Netzwerk empirische Steuerforschung sind im Internetangebot des Bundesministeriums der Finanzen zu finden</w:t>
      </w:r>
      <w:r>
        <w:rPr>
          <w:rFonts w:ascii="MetaNormalLF-Roman" w:hAnsi="MetaNormalLF-Roman"/>
        </w:rPr>
        <w:t xml:space="preserve"> unter</w:t>
      </w:r>
      <w:r w:rsidRPr="00D2655A">
        <w:rPr>
          <w:rFonts w:ascii="MetaNormalLF-Roman" w:hAnsi="MetaNormalLF-Roman"/>
        </w:rPr>
        <w:t>: https://www.bundesfinanzministerium.de/</w:t>
      </w:r>
      <w:ins w:id="7" w:author="Kristiansen, Annette (H36)" w:date="2023-07-24T08:54:00Z">
        <w:r w:rsidR="002C4307">
          <w:rPr>
            <w:rFonts w:ascii="MetaNormalLF-Roman" w:hAnsi="MetaNormalLF-Roman"/>
          </w:rPr>
          <w:t>N</w:t>
        </w:r>
      </w:ins>
      <w:del w:id="8" w:author="Kristiansen, Annette (H36)" w:date="2023-07-24T08:54:00Z">
        <w:r w:rsidRPr="00D2655A" w:rsidDel="002C4307">
          <w:rPr>
            <w:rFonts w:ascii="MetaNormalLF-Roman" w:hAnsi="MetaNormalLF-Roman"/>
          </w:rPr>
          <w:delText>n</w:delText>
        </w:r>
      </w:del>
      <w:r w:rsidRPr="00D2655A">
        <w:rPr>
          <w:rFonts w:ascii="MetaNormalLF-Roman" w:hAnsi="MetaNormalLF-Roman"/>
        </w:rPr>
        <w:t>e</w:t>
      </w:r>
      <w:ins w:id="9" w:author="Kristiansen, Annette (H36)" w:date="2023-07-24T08:54:00Z">
        <w:r w:rsidR="002C4307">
          <w:rPr>
            <w:rFonts w:ascii="MetaNormalLF-Roman" w:hAnsi="MetaNormalLF-Roman"/>
          </w:rPr>
          <w:t>S</w:t>
        </w:r>
      </w:ins>
      <w:del w:id="10" w:author="Kristiansen, Annette (H36)" w:date="2023-07-24T08:54:00Z">
        <w:r w:rsidRPr="00D2655A" w:rsidDel="002C4307">
          <w:rPr>
            <w:rFonts w:ascii="MetaNormalLF-Roman" w:hAnsi="MetaNormalLF-Roman"/>
          </w:rPr>
          <w:delText>s</w:delText>
        </w:r>
      </w:del>
      <w:r w:rsidRPr="00D2655A">
        <w:rPr>
          <w:rFonts w:ascii="MetaNormalLF-Roman" w:hAnsi="MetaNormalLF-Roman"/>
        </w:rPr>
        <w:t>t.</w:t>
      </w:r>
    </w:p>
  </w:footnote>
  <w:footnote w:id="2">
    <w:p w14:paraId="7DF4A2B3" w14:textId="7F886275" w:rsidR="007B240D" w:rsidRPr="00D2655A" w:rsidRDefault="007B240D" w:rsidP="0098639F">
      <w:pPr>
        <w:pStyle w:val="Funotentext"/>
        <w:jc w:val="both"/>
        <w:rPr>
          <w:rFonts w:ascii="MetaNormalLF-Roman" w:hAnsi="MetaNormalLF-Roman"/>
        </w:rPr>
      </w:pPr>
      <w:r w:rsidRPr="00D2655A">
        <w:rPr>
          <w:rStyle w:val="Funotenzeichen"/>
          <w:rFonts w:ascii="MetaNormalLF-Roman" w:hAnsi="MetaNormalLF-Roman"/>
        </w:rPr>
        <w:footnoteRef/>
      </w:r>
      <w:r w:rsidRPr="00D2655A">
        <w:rPr>
          <w:rFonts w:ascii="MetaNormalLF-Roman" w:hAnsi="MetaNormalLF-Roman"/>
        </w:rPr>
        <w:t xml:space="preserve"> Für das Berichtsjahr 2004 wurden die Gewerbe</w:t>
      </w:r>
      <w:r>
        <w:rPr>
          <w:rFonts w:ascii="MetaNormalLF-Roman" w:hAnsi="MetaNormalLF-Roman"/>
        </w:rPr>
        <w:t>-</w:t>
      </w:r>
      <w:r w:rsidRPr="00D2655A">
        <w:rPr>
          <w:rFonts w:ascii="MetaNormalLF-Roman" w:hAnsi="MetaNormalLF-Roman"/>
        </w:rPr>
        <w:t>, die Körperschaftsteuerstatistik und die Statistik der Umsatzsteuer-Voranmeldungen zusammengeführt</w:t>
      </w:r>
      <w:r>
        <w:rPr>
          <w:rFonts w:ascii="MetaNormalLF-Roman" w:hAnsi="MetaNormalLF-Roman"/>
        </w:rPr>
        <w:t>.</w:t>
      </w:r>
      <w:r w:rsidRPr="00D2655A">
        <w:rPr>
          <w:rFonts w:ascii="MetaNormalLF-Roman" w:hAnsi="MetaNormalLF-Roman"/>
        </w:rPr>
        <w:t xml:space="preserve"> </w:t>
      </w:r>
      <w:r>
        <w:rPr>
          <w:rFonts w:ascii="MetaNormalLF-Roman" w:hAnsi="MetaNormalLF-Roman"/>
        </w:rPr>
        <w:t>F</w:t>
      </w:r>
      <w:r w:rsidRPr="00D2655A">
        <w:rPr>
          <w:rFonts w:ascii="MetaNormalLF-Roman" w:hAnsi="MetaNormalLF-Roman"/>
        </w:rPr>
        <w:t>ür die Berichtsjahre 2007, 2010 und 2016 wurden zusätzlich noch die Statistik der Personengesellschaften und Gemeinschaften sowie die Statistik der Umsatzsteuer-Veranlagungen aufgenommen.</w:t>
      </w:r>
    </w:p>
  </w:footnote>
  <w:footnote w:id="3">
    <w:p w14:paraId="0AF53A88" w14:textId="24C85BC5" w:rsidR="00546AD4" w:rsidRDefault="00546AD4">
      <w:pPr>
        <w:pStyle w:val="Funotentext"/>
      </w:pPr>
      <w:ins w:id="17" w:author="Kristiansen, Annette (H36)" w:date="2023-07-21T09:00:00Z">
        <w:r>
          <w:rPr>
            <w:rStyle w:val="Funotenzeichen"/>
          </w:rPr>
          <w:footnoteRef/>
        </w:r>
        <w:r>
          <w:t xml:space="preserve"> </w:t>
        </w:r>
        <w:r w:rsidRPr="00546AD4">
          <w:rPr>
            <w:rFonts w:ascii="MetaNormalLF-Roman" w:hAnsi="MetaNormalLF-Roman"/>
            <w:rPrChange w:id="18" w:author="Kristiansen, Annette (H36)" w:date="2023-07-21T09:01:00Z">
              <w:rPr/>
            </w:rPrChange>
          </w:rPr>
          <w:t>Mission Statement zum Netzwerk empirische Steuerforschung unter: https://www.bundesfinanzministerium.de/Content/DE/Standardartikel/Themen/Steuern/Steuerliche_Themengebiete/NeSt/mission-statement-netzwerk-empirische-steuerforschung.html</w:t>
        </w:r>
      </w:ins>
    </w:p>
  </w:footnote>
  <w:footnote w:id="4">
    <w:p w14:paraId="5A5C745C" w14:textId="6EF23F15" w:rsidR="007B240D" w:rsidRPr="00D2655A" w:rsidRDefault="007B240D" w:rsidP="0098639F">
      <w:pPr>
        <w:pStyle w:val="Funotentext"/>
        <w:jc w:val="both"/>
        <w:rPr>
          <w:rFonts w:ascii="MetaNormalLF-Roman" w:hAnsi="MetaNormalLF-Roman"/>
        </w:rPr>
      </w:pPr>
      <w:r w:rsidRPr="00D2655A">
        <w:rPr>
          <w:rStyle w:val="Funotenzeichen"/>
          <w:rFonts w:ascii="MetaNormalLF-Roman" w:hAnsi="MetaNormalLF-Roman"/>
        </w:rPr>
        <w:footnoteRef/>
      </w:r>
      <w:r w:rsidRPr="00D2655A">
        <w:rPr>
          <w:rFonts w:ascii="MetaNormalLF-Roman" w:hAnsi="MetaNormalLF-Roman"/>
        </w:rPr>
        <w:t xml:space="preserve"> Die Vordrucke können über das </w:t>
      </w:r>
      <w:hyperlink r:id="rId1" w:history="1">
        <w:r w:rsidRPr="00C0552A">
          <w:rPr>
            <w:rStyle w:val="Hyperlink"/>
            <w:rFonts w:ascii="MetaNormalLF-Roman" w:hAnsi="MetaNormalLF-Roman"/>
          </w:rPr>
          <w:t>Formular-Management-System der Bundesfinanzverwaltung</w:t>
        </w:r>
      </w:hyperlink>
      <w:r>
        <w:rPr>
          <w:rFonts w:ascii="MetaNormalLF-Roman" w:hAnsi="MetaNormalLF-Roman"/>
        </w:rPr>
        <w:t xml:space="preserve"> eingesehen werden</w:t>
      </w:r>
      <w:r w:rsidRPr="00D2655A">
        <w:rPr>
          <w:rFonts w:ascii="MetaNormalLF-Roman" w:hAnsi="MetaNormalLF-Roman"/>
        </w:rPr>
        <w:t>.</w:t>
      </w:r>
    </w:p>
  </w:footnote>
  <w:footnote w:id="5">
    <w:p w14:paraId="7041E172" w14:textId="5E6B035C" w:rsidR="007B240D" w:rsidRPr="00D2655A" w:rsidRDefault="007B240D" w:rsidP="00FE604F">
      <w:pPr>
        <w:pStyle w:val="Funotentext"/>
        <w:jc w:val="both"/>
        <w:rPr>
          <w:rFonts w:ascii="MetaNormalLF-Roman" w:hAnsi="MetaNormalLF-Roman"/>
        </w:rPr>
      </w:pPr>
      <w:r w:rsidRPr="00D2655A">
        <w:rPr>
          <w:rStyle w:val="Funotenzeichen"/>
          <w:rFonts w:ascii="MetaNormalLF-Roman" w:hAnsi="MetaNormalLF-Roman"/>
        </w:rPr>
        <w:footnoteRef/>
      </w:r>
      <w:r w:rsidRPr="00D2655A">
        <w:rPr>
          <w:rFonts w:ascii="MetaNormalLF-Roman" w:hAnsi="MetaNormalLF-Roman"/>
        </w:rPr>
        <w:t xml:space="preserve"> Anhand </w:t>
      </w:r>
      <w:r>
        <w:rPr>
          <w:rFonts w:ascii="MetaNormalLF-Roman" w:hAnsi="MetaNormalLF-Roman"/>
        </w:rPr>
        <w:t xml:space="preserve">der Nummer des einheitlichen </w:t>
      </w:r>
      <w:r w:rsidRPr="00D2655A">
        <w:rPr>
          <w:rFonts w:ascii="MetaNormalLF-Roman" w:hAnsi="MetaNormalLF-Roman"/>
        </w:rPr>
        <w:t>Verzeichnisses aller Statistiken des Bundes und der Länder</w:t>
      </w:r>
      <w:r>
        <w:rPr>
          <w:rFonts w:ascii="MetaNormalLF-Roman" w:hAnsi="MetaNormalLF-Roman"/>
        </w:rPr>
        <w:t xml:space="preserve"> (EVAS-Nr.)</w:t>
      </w:r>
      <w:r w:rsidRPr="00D2655A">
        <w:rPr>
          <w:rFonts w:ascii="MetaNormalLF-Roman" w:hAnsi="MetaNormalLF-Roman"/>
        </w:rPr>
        <w:t xml:space="preserve"> können Statistiken beispielsweise in </w:t>
      </w:r>
      <w:r>
        <w:rPr>
          <w:rFonts w:ascii="MetaNormalLF-Roman" w:hAnsi="MetaNormalLF-Roman"/>
        </w:rPr>
        <w:t xml:space="preserve">der Datenbank </w:t>
      </w:r>
      <w:r w:rsidRPr="00D2655A">
        <w:rPr>
          <w:rFonts w:ascii="MetaNormalLF-Roman" w:hAnsi="MetaNormalLF-Roman"/>
        </w:rPr>
        <w:t>GENESIS-</w:t>
      </w:r>
      <w:r>
        <w:rPr>
          <w:rFonts w:ascii="MetaNormalLF-Roman" w:hAnsi="MetaNormalLF-Roman"/>
        </w:rPr>
        <w:t>O</w:t>
      </w:r>
      <w:r w:rsidRPr="00D2655A">
        <w:rPr>
          <w:rFonts w:ascii="MetaNormalLF-Roman" w:hAnsi="MetaNormalLF-Roman"/>
        </w:rPr>
        <w:t>nline gefunden werden.</w:t>
      </w:r>
    </w:p>
  </w:footnote>
  <w:footnote w:id="6">
    <w:p w14:paraId="444786D5" w14:textId="5ECE28C3" w:rsidR="007B240D" w:rsidRPr="00D2655A" w:rsidRDefault="007B240D" w:rsidP="0098639F">
      <w:pPr>
        <w:pStyle w:val="Funotentext"/>
        <w:jc w:val="both"/>
        <w:rPr>
          <w:rFonts w:ascii="MetaNormalLF-Roman" w:hAnsi="MetaNormalLF-Roman"/>
        </w:rPr>
      </w:pPr>
      <w:r w:rsidRPr="00D2655A">
        <w:rPr>
          <w:rStyle w:val="Funotenzeichen"/>
          <w:rFonts w:ascii="MetaNormalLF-Roman" w:hAnsi="MetaNormalLF-Roman"/>
        </w:rPr>
        <w:footnoteRef/>
      </w:r>
      <w:r w:rsidRPr="00D2655A">
        <w:rPr>
          <w:rFonts w:ascii="MetaNormalLF-Roman" w:hAnsi="MetaNormalLF-Roman"/>
        </w:rPr>
        <w:t xml:space="preserve"> Die Grenzen sind in § 19 Abs</w:t>
      </w:r>
      <w:r>
        <w:rPr>
          <w:rFonts w:ascii="MetaNormalLF-Roman" w:hAnsi="MetaNormalLF-Roman"/>
        </w:rPr>
        <w:t>atz</w:t>
      </w:r>
      <w:r w:rsidRPr="00D2655A">
        <w:rPr>
          <w:rFonts w:ascii="MetaNormalLF-Roman" w:hAnsi="MetaNormalLF-Roman"/>
        </w:rPr>
        <w:t xml:space="preserve"> 1 Umsatzsteuergesetz festgehalten</w:t>
      </w:r>
      <w:r>
        <w:rPr>
          <w:rFonts w:ascii="MetaNormalLF-Roman" w:hAnsi="MetaNormalLF-Roman"/>
        </w:rPr>
        <w:t>. F</w:t>
      </w:r>
      <w:r w:rsidRPr="00D2655A">
        <w:rPr>
          <w:rFonts w:ascii="MetaNormalLF-Roman" w:hAnsi="MetaNormalLF-Roman"/>
        </w:rPr>
        <w:t xml:space="preserve">ür die Jahre 2007 bis 2019 lag die Grenze bei 17 500 </w:t>
      </w:r>
      <w:r>
        <w:rPr>
          <w:rFonts w:ascii="MetaNormalLF-Roman" w:hAnsi="MetaNormalLF-Roman"/>
        </w:rPr>
        <w:t>Euro,</w:t>
      </w:r>
      <w:r w:rsidRPr="00D2655A">
        <w:rPr>
          <w:rFonts w:ascii="MetaNormalLF-Roman" w:hAnsi="MetaNormalLF-Roman"/>
        </w:rPr>
        <w:t xml:space="preserve"> ab 2020 </w:t>
      </w:r>
      <w:r>
        <w:rPr>
          <w:rFonts w:ascii="MetaNormalLF-Roman" w:hAnsi="MetaNormalLF-Roman"/>
        </w:rPr>
        <w:t xml:space="preserve">liegt sie </w:t>
      </w:r>
      <w:r w:rsidRPr="00D2655A">
        <w:rPr>
          <w:rFonts w:ascii="MetaNormalLF-Roman" w:hAnsi="MetaNormalLF-Roman"/>
        </w:rPr>
        <w:t xml:space="preserve">bei 22 000 </w:t>
      </w:r>
      <w:r>
        <w:rPr>
          <w:rFonts w:ascii="MetaNormalLF-Roman" w:hAnsi="MetaNormalLF-Roman"/>
        </w:rPr>
        <w:t>Euro</w:t>
      </w:r>
      <w:r w:rsidRPr="00D2655A">
        <w:rPr>
          <w:rFonts w:ascii="MetaNormalLF-Roman" w:hAnsi="MetaNormalLF-Roman"/>
        </w:rPr>
        <w:t xml:space="preserve">. </w:t>
      </w:r>
    </w:p>
  </w:footnote>
  <w:footnote w:id="7">
    <w:p w14:paraId="030D6CEC" w14:textId="34BCB906" w:rsidR="007B240D" w:rsidRPr="00D2655A" w:rsidRDefault="007B240D" w:rsidP="0098639F">
      <w:pPr>
        <w:pStyle w:val="Funotentext"/>
        <w:jc w:val="both"/>
        <w:rPr>
          <w:rFonts w:ascii="MetaNormalLF-Roman" w:hAnsi="MetaNormalLF-Roman"/>
        </w:rPr>
      </w:pPr>
      <w:r w:rsidRPr="00D2655A">
        <w:rPr>
          <w:rStyle w:val="Funotenzeichen"/>
          <w:rFonts w:ascii="MetaNormalLF-Roman" w:hAnsi="MetaNormalLF-Roman"/>
        </w:rPr>
        <w:footnoteRef/>
      </w:r>
      <w:r w:rsidRPr="00D2655A">
        <w:rPr>
          <w:rFonts w:ascii="MetaNormalLF-Roman" w:hAnsi="MetaNormalLF-Roman"/>
        </w:rPr>
        <w:t xml:space="preserve"> Für die Jahre 2007, 2010 und 2016 ist das GKUPV über die Seite der FDZ </w:t>
      </w:r>
      <w:r>
        <w:rPr>
          <w:rFonts w:ascii="MetaNormalLF-Roman" w:hAnsi="MetaNormalLF-Roman"/>
        </w:rPr>
        <w:t>unter</w:t>
      </w:r>
      <w:r w:rsidRPr="00D2655A">
        <w:rPr>
          <w:rFonts w:ascii="MetaNormalLF-Roman" w:hAnsi="MetaNormalLF-Roman"/>
        </w:rPr>
        <w:t xml:space="preserve"> https://www.forschungsdatenzentrum.de/de/steuern/gkupv</w:t>
      </w:r>
      <w:r w:rsidRPr="00D85171">
        <w:rPr>
          <w:rFonts w:ascii="MetaNormalLF-Roman" w:hAnsi="MetaNormalLF-Roman"/>
        </w:rPr>
        <w:t xml:space="preserve"> </w:t>
      </w:r>
      <w:r>
        <w:rPr>
          <w:rFonts w:ascii="MetaNormalLF-Roman" w:hAnsi="MetaNormalLF-Roman"/>
        </w:rPr>
        <w:t>abrufbar</w:t>
      </w:r>
      <w:r w:rsidRPr="00D2655A">
        <w:rPr>
          <w:rFonts w:ascii="MetaNormalLF-Roman" w:hAnsi="MetaNormalLF-Roman"/>
        </w:rPr>
        <w:t>.</w:t>
      </w:r>
    </w:p>
  </w:footnote>
  <w:footnote w:id="8">
    <w:p w14:paraId="67BB9361" w14:textId="1F7DDCFD" w:rsidR="007B240D" w:rsidRPr="00D2655A" w:rsidRDefault="007B240D" w:rsidP="0098639F">
      <w:pPr>
        <w:pStyle w:val="Funotentext"/>
        <w:jc w:val="both"/>
        <w:rPr>
          <w:rFonts w:ascii="MetaNormalLF-Roman" w:hAnsi="MetaNormalLF-Roman"/>
        </w:rPr>
      </w:pPr>
      <w:r w:rsidRPr="00D2655A">
        <w:rPr>
          <w:rStyle w:val="Funotenzeichen"/>
          <w:rFonts w:ascii="MetaNormalLF-Roman" w:hAnsi="MetaNormalLF-Roman"/>
        </w:rPr>
        <w:footnoteRef/>
      </w:r>
      <w:r w:rsidRPr="00D2655A">
        <w:rPr>
          <w:rFonts w:ascii="MetaNormalLF-Roman" w:hAnsi="MetaNormalLF-Roman"/>
        </w:rPr>
        <w:t xml:space="preserve"> </w:t>
      </w:r>
      <w:r>
        <w:rPr>
          <w:rFonts w:ascii="MetaNormalLF-Roman" w:hAnsi="MetaNormalLF-Roman"/>
        </w:rPr>
        <w:t>Beim „</w:t>
      </w:r>
      <w:proofErr w:type="spellStart"/>
      <w:r>
        <w:rPr>
          <w:rFonts w:ascii="MetaNormalLF-Roman" w:hAnsi="MetaNormalLF-Roman"/>
        </w:rPr>
        <w:t>Record</w:t>
      </w:r>
      <w:proofErr w:type="spellEnd"/>
      <w:r>
        <w:rPr>
          <w:rFonts w:ascii="MetaNormalLF-Roman" w:hAnsi="MetaNormalLF-Roman"/>
        </w:rPr>
        <w:t xml:space="preserve"> </w:t>
      </w:r>
      <w:proofErr w:type="spellStart"/>
      <w:r>
        <w:rPr>
          <w:rFonts w:ascii="MetaNormalLF-Roman" w:hAnsi="MetaNormalLF-Roman"/>
        </w:rPr>
        <w:t>Linkage</w:t>
      </w:r>
      <w:proofErr w:type="spellEnd"/>
      <w:r>
        <w:rPr>
          <w:rFonts w:ascii="MetaNormalLF-Roman" w:hAnsi="MetaNormalLF-Roman"/>
        </w:rPr>
        <w:t>“ erfolgt d</w:t>
      </w:r>
      <w:r w:rsidRPr="00D2655A">
        <w:rPr>
          <w:rFonts w:ascii="MetaNormalLF-Roman" w:hAnsi="MetaNormalLF-Roman"/>
        </w:rPr>
        <w:t xml:space="preserve">ie Zusammenführung der Einheiten anhand gleicher Identifikatoren der vorliegenden Statistiken. Dies steht im Gegensatz zum „Statistical </w:t>
      </w:r>
      <w:proofErr w:type="spellStart"/>
      <w:r w:rsidRPr="00D2655A">
        <w:rPr>
          <w:rFonts w:ascii="MetaNormalLF-Roman" w:hAnsi="MetaNormalLF-Roman"/>
        </w:rPr>
        <w:t>Matching</w:t>
      </w:r>
      <w:proofErr w:type="spellEnd"/>
      <w:r w:rsidRPr="00D2655A">
        <w:rPr>
          <w:rFonts w:ascii="MetaNormalLF-Roman" w:hAnsi="MetaNormalLF-Roman"/>
        </w:rPr>
        <w:t>“</w:t>
      </w:r>
      <w:r>
        <w:rPr>
          <w:rFonts w:ascii="MetaNormalLF-Roman" w:hAnsi="MetaNormalLF-Roman"/>
        </w:rPr>
        <w:t>,</w:t>
      </w:r>
      <w:r w:rsidRPr="00D2655A">
        <w:rPr>
          <w:rFonts w:ascii="MetaNormalLF-Roman" w:hAnsi="MetaNormalLF-Roman"/>
        </w:rPr>
        <w:t xml:space="preserve"> bei dem ähnliche</w:t>
      </w:r>
      <w:r>
        <w:rPr>
          <w:rFonts w:ascii="MetaNormalLF-Roman" w:hAnsi="MetaNormalLF-Roman"/>
        </w:rPr>
        <w:t>,</w:t>
      </w:r>
      <w:r w:rsidRPr="00D2655A">
        <w:rPr>
          <w:rFonts w:ascii="MetaNormalLF-Roman" w:hAnsi="MetaNormalLF-Roman"/>
        </w:rPr>
        <w:t xml:space="preserve"> aber nicht identische Einheiten zusammengeführt werden. </w:t>
      </w:r>
    </w:p>
  </w:footnote>
  <w:footnote w:id="9">
    <w:p w14:paraId="57BC71A2" w14:textId="4B7750B4" w:rsidR="007B240D" w:rsidRPr="00D2655A" w:rsidRDefault="007B240D" w:rsidP="0098639F">
      <w:pPr>
        <w:pStyle w:val="Funotentext"/>
        <w:jc w:val="both"/>
        <w:rPr>
          <w:rFonts w:ascii="MetaNormalLF-Roman" w:hAnsi="MetaNormalLF-Roman"/>
        </w:rPr>
      </w:pPr>
      <w:r w:rsidRPr="00D2655A">
        <w:rPr>
          <w:rStyle w:val="Funotenzeichen"/>
          <w:rFonts w:ascii="MetaNormalLF-Roman" w:hAnsi="MetaNormalLF-Roman"/>
        </w:rPr>
        <w:footnoteRef/>
      </w:r>
      <w:r w:rsidRPr="00D2655A">
        <w:rPr>
          <w:rFonts w:ascii="MetaNormalLF-Roman" w:hAnsi="MetaNormalLF-Roman"/>
        </w:rPr>
        <w:t xml:space="preserve"> </w:t>
      </w:r>
      <w:r>
        <w:rPr>
          <w:rFonts w:ascii="MetaNormalLF-Roman" w:hAnsi="MetaNormalLF-Roman"/>
        </w:rPr>
        <w:t>Einige Einheiten liegen nicht in jedem Jahr des Beobachtungszeitraums vor. Einheiten können, zum Beispiel a</w:t>
      </w:r>
      <w:r w:rsidRPr="00D2655A">
        <w:rPr>
          <w:rFonts w:ascii="MetaNormalLF-Roman" w:hAnsi="MetaNormalLF-Roman"/>
        </w:rPr>
        <w:t xml:space="preserve">ufgrund von Unternehmensschließungen, Neugründungen </w:t>
      </w:r>
      <w:r>
        <w:rPr>
          <w:rFonts w:ascii="MetaNormalLF-Roman" w:hAnsi="MetaNormalLF-Roman"/>
        </w:rPr>
        <w:t>oder</w:t>
      </w:r>
      <w:r w:rsidRPr="00D2655A">
        <w:rPr>
          <w:rFonts w:ascii="MetaNormalLF-Roman" w:hAnsi="MetaNormalLF-Roman"/>
        </w:rPr>
        <w:t xml:space="preserve"> unterschiedlichen Grenzwerten</w:t>
      </w:r>
      <w:r>
        <w:rPr>
          <w:rFonts w:ascii="MetaNormalLF-Roman" w:hAnsi="MetaNormalLF-Roman"/>
        </w:rPr>
        <w:t>,</w:t>
      </w:r>
      <w:r w:rsidRPr="00D2655A">
        <w:rPr>
          <w:rFonts w:ascii="MetaNormalLF-Roman" w:hAnsi="MetaNormalLF-Roman"/>
        </w:rPr>
        <w:t xml:space="preserve"> ausscheiden oder später hinzukommen. </w:t>
      </w:r>
    </w:p>
  </w:footnote>
  <w:footnote w:id="10">
    <w:p w14:paraId="592B991B" w14:textId="6C3AB881" w:rsidR="007B240D" w:rsidRPr="00BB42AB" w:rsidRDefault="007B240D" w:rsidP="0098639F">
      <w:pPr>
        <w:pStyle w:val="Funotentext"/>
        <w:jc w:val="both"/>
        <w:rPr>
          <w:rFonts w:ascii="MetaNormalLF-Roman" w:hAnsi="MetaNormalLF-Roman"/>
        </w:rPr>
      </w:pPr>
      <w:r>
        <w:rPr>
          <w:rStyle w:val="Funotenzeichen"/>
        </w:rPr>
        <w:footnoteRef/>
      </w:r>
      <w:r>
        <w:t xml:space="preserve"> </w:t>
      </w:r>
      <w:r>
        <w:rPr>
          <w:rFonts w:ascii="MetaNormalLF-Roman" w:hAnsi="MetaNormalLF-Roman"/>
        </w:rPr>
        <w:t xml:space="preserve">Aktuell werden nur Informationen aus dem </w:t>
      </w:r>
      <w:r w:rsidR="00626AC1">
        <w:rPr>
          <w:rFonts w:ascii="MetaNormalLF-Roman" w:hAnsi="MetaNormalLF-Roman"/>
        </w:rPr>
        <w:t xml:space="preserve">statistischen Unternehmensregister </w:t>
      </w:r>
      <w:r>
        <w:rPr>
          <w:rFonts w:ascii="MetaNormalLF-Roman" w:hAnsi="MetaNormalLF-Roman"/>
        </w:rPr>
        <w:t>für Einheiten</w:t>
      </w:r>
      <w:r w:rsidR="00626AC1">
        <w:rPr>
          <w:rFonts w:ascii="MetaNormalLF-Roman" w:hAnsi="MetaNormalLF-Roman"/>
        </w:rPr>
        <w:t>,</w:t>
      </w:r>
      <w:r>
        <w:rPr>
          <w:rFonts w:ascii="MetaNormalLF-Roman" w:hAnsi="MetaNormalLF-Roman"/>
        </w:rPr>
        <w:t xml:space="preserve"> die in den Umsatzsteuerstatistiken enthalten sind</w:t>
      </w:r>
      <w:r w:rsidR="00626AC1">
        <w:rPr>
          <w:rFonts w:ascii="MetaNormalLF-Roman" w:hAnsi="MetaNormalLF-Roman"/>
        </w:rPr>
        <w:t>,</w:t>
      </w:r>
      <w:r>
        <w:rPr>
          <w:rFonts w:ascii="MetaNormalLF-Roman" w:hAnsi="MetaNormalLF-Roman"/>
        </w:rPr>
        <w:t xml:space="preserve"> erweitert. Die Aufnahme zusätzlicher</w:t>
      </w:r>
      <w:r w:rsidR="00626AC1">
        <w:rPr>
          <w:rFonts w:ascii="MetaNormalLF-Roman" w:hAnsi="MetaNormalLF-Roman"/>
        </w:rPr>
        <w:t xml:space="preserve"> Einheiten</w:t>
      </w:r>
      <w:r>
        <w:rPr>
          <w:rFonts w:ascii="MetaNormalLF-Roman" w:hAnsi="MetaNormalLF-Roman"/>
        </w:rPr>
        <w:t>, in d</w:t>
      </w:r>
      <w:r w:rsidR="00626AC1">
        <w:rPr>
          <w:rFonts w:ascii="MetaNormalLF-Roman" w:hAnsi="MetaNormalLF-Roman"/>
        </w:rPr>
        <w:t>ies</w:t>
      </w:r>
      <w:r>
        <w:rPr>
          <w:rFonts w:ascii="MetaNormalLF-Roman" w:hAnsi="MetaNormalLF-Roman"/>
        </w:rPr>
        <w:t xml:space="preserve">em Fall Organgesellschaften, ist aktuell nicht vorgesehen und muss zusätzlich erfolgen. Die Analyse der Organkreise ist demnach nur möglich, wenn das </w:t>
      </w:r>
      <w:r w:rsidR="00626AC1">
        <w:rPr>
          <w:rFonts w:ascii="MetaNormalLF-Roman" w:hAnsi="MetaNormalLF-Roman"/>
        </w:rPr>
        <w:t xml:space="preserve">statistische Unternehmensregister </w:t>
      </w:r>
      <w:r>
        <w:rPr>
          <w:rFonts w:ascii="MetaNormalLF-Roman" w:hAnsi="MetaNormalLF-Roman"/>
        </w:rPr>
        <w:t xml:space="preserve">vollständig </w:t>
      </w:r>
      <w:r w:rsidRPr="00626AC1">
        <w:rPr>
          <w:rFonts w:ascii="MetaNormalLF-Roman" w:hAnsi="MetaNormalLF-Roman"/>
        </w:rPr>
        <w:t>angespielt</w:t>
      </w:r>
      <w:r>
        <w:rPr>
          <w:rFonts w:ascii="MetaNormalLF-Roman" w:hAnsi="MetaNormalLF-Roman"/>
        </w:rPr>
        <w:t xml:space="preserve"> wird.</w:t>
      </w:r>
      <w:ins w:id="180" w:author="Annette Meyerhoff" w:date="2023-07-24T18:22:00Z">
        <w:r w:rsidR="00893760" w:rsidRPr="00893760">
          <w:rPr>
            <w:rFonts w:ascii="MetaNormalLF-Roman" w:hAnsi="MetaNormalLF-Roman"/>
          </w:rPr>
          <w:t xml:space="preserve"> </w:t>
        </w:r>
      </w:ins>
      <w:ins w:id="181" w:author="Annette Meyerhoff" w:date="2023-07-24T18:24:00Z">
        <w:r w:rsidR="00893760">
          <w:rPr>
            <w:rFonts w:ascii="MetaNormalLF-Roman" w:hAnsi="MetaNormalLF-Roman"/>
          </w:rPr>
          <w:t>Die</w:t>
        </w:r>
      </w:ins>
      <w:ins w:id="182" w:author="Annette Meyerhoff" w:date="2023-07-24T18:22:00Z">
        <w:r w:rsidR="00893760" w:rsidRPr="00D2655A">
          <w:rPr>
            <w:rFonts w:ascii="MetaNormalLF-Roman" w:hAnsi="MetaNormalLF-Roman"/>
          </w:rPr>
          <w:t xml:space="preserve"> Forschungsdatenzentren der Statistischen Ämter des Bundes und der Länder</w:t>
        </w:r>
        <w:r w:rsidR="00893760">
          <w:rPr>
            <w:rFonts w:ascii="MetaNormalLF-Roman" w:hAnsi="MetaNormalLF-Roman"/>
          </w:rPr>
          <w:t xml:space="preserve"> </w:t>
        </w:r>
      </w:ins>
      <w:ins w:id="183" w:author="Annette Meyerhoff" w:date="2023-07-24T18:24:00Z">
        <w:r w:rsidR="00893760">
          <w:rPr>
            <w:rFonts w:ascii="MetaNormalLF-Roman" w:hAnsi="MetaNormalLF-Roman"/>
          </w:rPr>
          <w:t>bieten hierfür den Forschungsdatensatz</w:t>
        </w:r>
      </w:ins>
      <w:ins w:id="184" w:author="Annette Meyerhoff" w:date="2023-07-24T18:22:00Z">
        <w:r w:rsidR="00893760">
          <w:rPr>
            <w:rFonts w:ascii="MetaNormalLF-Roman" w:hAnsi="MetaNormalLF-Roman"/>
          </w:rPr>
          <w:t xml:space="preserve"> </w:t>
        </w:r>
      </w:ins>
      <w:ins w:id="185" w:author="Annette Meyerhoff" w:date="2023-07-24T18:24:00Z">
        <w:r w:rsidR="00893760">
          <w:rPr>
            <w:rFonts w:ascii="MetaNormalLF-Roman" w:hAnsi="MetaNormalLF-Roman"/>
          </w:rPr>
          <w:fldChar w:fldCharType="begin"/>
        </w:r>
        <w:r w:rsidR="00893760">
          <w:rPr>
            <w:rFonts w:ascii="MetaNormalLF-Roman" w:hAnsi="MetaNormalLF-Roman"/>
          </w:rPr>
          <w:instrText>HYPERLINK "https://www.forschungsdatenzentrum.de/de/sonstige-wirtschaftsstatistiken/afid-panel-urs"</w:instrText>
        </w:r>
        <w:r w:rsidR="00893760">
          <w:rPr>
            <w:rFonts w:ascii="MetaNormalLF-Roman" w:hAnsi="MetaNormalLF-Roman"/>
          </w:rPr>
        </w:r>
        <w:r w:rsidR="00893760">
          <w:rPr>
            <w:rFonts w:ascii="MetaNormalLF-Roman" w:hAnsi="MetaNormalLF-Roman"/>
          </w:rPr>
          <w:fldChar w:fldCharType="separate"/>
        </w:r>
        <w:proofErr w:type="spellStart"/>
        <w:r w:rsidR="00893760" w:rsidRPr="00893760">
          <w:rPr>
            <w:rStyle w:val="Hyperlink"/>
            <w:rFonts w:ascii="MetaNormalLF-Roman" w:hAnsi="MetaNormalLF-Roman"/>
          </w:rPr>
          <w:t>AFiD</w:t>
        </w:r>
        <w:proofErr w:type="spellEnd"/>
        <w:r w:rsidR="00893760" w:rsidRPr="00893760">
          <w:rPr>
            <w:rStyle w:val="Hyperlink"/>
            <w:rFonts w:ascii="MetaNormalLF-Roman" w:hAnsi="MetaNormalLF-Roman"/>
          </w:rPr>
          <w:t>-Panel Unternehmensregister</w:t>
        </w:r>
        <w:r w:rsidR="00893760">
          <w:rPr>
            <w:rFonts w:ascii="MetaNormalLF-Roman" w:hAnsi="MetaNormalLF-Roman"/>
          </w:rPr>
          <w:fldChar w:fldCharType="end"/>
        </w:r>
        <w:r w:rsidR="00893760">
          <w:rPr>
            <w:rFonts w:ascii="MetaNormalLF-Roman" w:hAnsi="MetaNormalLF-Roman"/>
          </w:rPr>
          <w:t xml:space="preserve"> an</w:t>
        </w:r>
      </w:ins>
      <w:ins w:id="186" w:author="Annette Meyerhoff" w:date="2023-07-24T18:23:00Z">
        <w:r w:rsidR="00893760">
          <w:rPr>
            <w:rFonts w:ascii="MetaNormalLF-Roman" w:hAnsi="MetaNormalLF-Roman"/>
          </w:rPr>
          <w:t>.</w:t>
        </w:r>
      </w:ins>
    </w:p>
  </w:footnote>
  <w:footnote w:id="11">
    <w:p w14:paraId="0E49B327" w14:textId="05327431" w:rsidR="007B240D" w:rsidRPr="00D2655A" w:rsidRDefault="007B240D" w:rsidP="0098639F">
      <w:pPr>
        <w:pStyle w:val="Funotentext"/>
        <w:jc w:val="both"/>
        <w:rPr>
          <w:rFonts w:ascii="MetaNormalLF-Roman" w:hAnsi="MetaNormalLF-Roman"/>
        </w:rPr>
      </w:pPr>
      <w:r w:rsidRPr="00D2655A">
        <w:rPr>
          <w:rStyle w:val="Funotenzeichen"/>
          <w:rFonts w:ascii="MetaNormalLF-Roman" w:hAnsi="MetaNormalLF-Roman"/>
        </w:rPr>
        <w:footnoteRef/>
      </w:r>
      <w:r w:rsidRPr="00D2655A">
        <w:rPr>
          <w:rFonts w:ascii="MetaNormalLF-Roman" w:hAnsi="MetaNormalLF-Roman"/>
        </w:rPr>
        <w:t xml:space="preserve"> Weitere Informationen </w:t>
      </w:r>
      <w:r w:rsidR="00626AC1">
        <w:rPr>
          <w:rFonts w:ascii="MetaNormalLF-Roman" w:hAnsi="MetaNormalLF-Roman"/>
        </w:rPr>
        <w:t>enthält das</w:t>
      </w:r>
      <w:r w:rsidRPr="00D2655A">
        <w:rPr>
          <w:rFonts w:ascii="MetaNormalLF-Roman" w:hAnsi="MetaNormalLF-Roman"/>
        </w:rPr>
        <w:t xml:space="preserve"> Internetangebot der Forschungsdatenzentren der Statistischen Ämter des Bundes und der Länder</w:t>
      </w:r>
      <w:r>
        <w:rPr>
          <w:rFonts w:ascii="MetaNormalLF-Roman" w:hAnsi="MetaNormalLF-Roman"/>
        </w:rPr>
        <w:t xml:space="preserve"> </w:t>
      </w:r>
      <w:r w:rsidRPr="00D2655A">
        <w:rPr>
          <w:rFonts w:ascii="MetaNormalLF-Roman" w:hAnsi="MetaNormalLF-Roman"/>
        </w:rPr>
        <w:t xml:space="preserve">zum </w:t>
      </w:r>
      <w:hyperlink r:id="rId2" w:history="1">
        <w:r w:rsidRPr="00626AC1">
          <w:rPr>
            <w:rStyle w:val="Hyperlink"/>
            <w:rFonts w:ascii="MetaNormalLF-Roman" w:hAnsi="MetaNormalLF-Roman"/>
          </w:rPr>
          <w:t>SBS-Panel</w:t>
        </w:r>
      </w:hyperlink>
      <w:r w:rsidRPr="00D2655A">
        <w:rPr>
          <w:rFonts w:ascii="MetaNormalLF-Roman" w:hAnsi="MetaNormalLF-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F489C"/>
    <w:multiLevelType w:val="hybridMultilevel"/>
    <w:tmpl w:val="67D6EA8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19D40A1"/>
    <w:multiLevelType w:val="hybridMultilevel"/>
    <w:tmpl w:val="26FC14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88A7E04"/>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6495E6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056BA7"/>
    <w:multiLevelType w:val="multilevel"/>
    <w:tmpl w:val="85129A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EA67D5"/>
    <w:multiLevelType w:val="hybridMultilevel"/>
    <w:tmpl w:val="63148AAE"/>
    <w:lvl w:ilvl="0" w:tplc="516E49A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A20539"/>
    <w:multiLevelType w:val="hybridMultilevel"/>
    <w:tmpl w:val="7DDE4A5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9062575"/>
    <w:multiLevelType w:val="multilevel"/>
    <w:tmpl w:val="0407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8" w15:restartNumberingAfterBreak="0">
    <w:nsid w:val="69BB7275"/>
    <w:multiLevelType w:val="multilevel"/>
    <w:tmpl w:val="DC567E56"/>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9" w15:restartNumberingAfterBreak="0">
    <w:nsid w:val="74EF475D"/>
    <w:multiLevelType w:val="hybridMultilevel"/>
    <w:tmpl w:val="67D6EA8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7182474">
    <w:abstractNumId w:val="5"/>
  </w:num>
  <w:num w:numId="2" w16cid:durableId="1235705636">
    <w:abstractNumId w:val="6"/>
  </w:num>
  <w:num w:numId="3" w16cid:durableId="573973788">
    <w:abstractNumId w:val="0"/>
  </w:num>
  <w:num w:numId="4" w16cid:durableId="232813529">
    <w:abstractNumId w:val="9"/>
  </w:num>
  <w:num w:numId="5" w16cid:durableId="1296251726">
    <w:abstractNumId w:val="2"/>
  </w:num>
  <w:num w:numId="6" w16cid:durableId="772943018">
    <w:abstractNumId w:val="1"/>
  </w:num>
  <w:num w:numId="7" w16cid:durableId="552696968">
    <w:abstractNumId w:val="8"/>
  </w:num>
  <w:num w:numId="8" w16cid:durableId="1465611405">
    <w:abstractNumId w:val="3"/>
  </w:num>
  <w:num w:numId="9" w16cid:durableId="412900961">
    <w:abstractNumId w:val="7"/>
  </w:num>
  <w:num w:numId="10" w16cid:durableId="1901017460">
    <w:abstractNumId w:val="8"/>
    <w:lvlOverride w:ilvl="0">
      <w:startOverride w:val="4"/>
    </w:lvlOverride>
    <w:lvlOverride w:ilvl="1">
      <w:startOverride w:val="1"/>
    </w:lvlOverride>
  </w:num>
  <w:num w:numId="11" w16cid:durableId="757092365">
    <w:abstractNumId w:val="4"/>
  </w:num>
  <w:num w:numId="12" w16cid:durableId="628170354">
    <w:abstractNumId w:val="8"/>
  </w:num>
  <w:num w:numId="13" w16cid:durableId="107894266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ömer, Ellen (B21)">
    <w15:presenceInfo w15:providerId="AD" w15:userId="S-1-5-21-3467134252-3680697208-2783584628-4099"/>
  </w15:person>
  <w15:person w15:author="Kristiansen, Annette (H36)">
    <w15:presenceInfo w15:providerId="None" w15:userId="Kristiansen, Annette (H36)"/>
  </w15:person>
  <w15:person w15:author="Martin, Renate (B21)">
    <w15:presenceInfo w15:providerId="AD" w15:userId="S-1-5-21-3467134252-3680697208-2783584628-3839"/>
  </w15:person>
  <w15:person w15:author="Annette Meyerhoff">
    <w15:presenceInfo w15:providerId="None" w15:userId="Annette Meyerho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trackRevisions/>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205"/>
    <w:rsid w:val="00000DDB"/>
    <w:rsid w:val="000027B1"/>
    <w:rsid w:val="0000458A"/>
    <w:rsid w:val="00005AF5"/>
    <w:rsid w:val="00011159"/>
    <w:rsid w:val="00012DC4"/>
    <w:rsid w:val="00026B05"/>
    <w:rsid w:val="0003117E"/>
    <w:rsid w:val="00031332"/>
    <w:rsid w:val="000330E8"/>
    <w:rsid w:val="00040049"/>
    <w:rsid w:val="0004535F"/>
    <w:rsid w:val="00046831"/>
    <w:rsid w:val="00046EF9"/>
    <w:rsid w:val="0005143C"/>
    <w:rsid w:val="00051B2C"/>
    <w:rsid w:val="00051D20"/>
    <w:rsid w:val="00052838"/>
    <w:rsid w:val="00055EAF"/>
    <w:rsid w:val="00057F4A"/>
    <w:rsid w:val="00060617"/>
    <w:rsid w:val="000606A1"/>
    <w:rsid w:val="000706BA"/>
    <w:rsid w:val="00075055"/>
    <w:rsid w:val="00080903"/>
    <w:rsid w:val="00083134"/>
    <w:rsid w:val="000843FF"/>
    <w:rsid w:val="000868B5"/>
    <w:rsid w:val="00096671"/>
    <w:rsid w:val="000A1DF8"/>
    <w:rsid w:val="000A31DC"/>
    <w:rsid w:val="000A37D8"/>
    <w:rsid w:val="000A4B8E"/>
    <w:rsid w:val="000A7717"/>
    <w:rsid w:val="000A7DAC"/>
    <w:rsid w:val="000B106F"/>
    <w:rsid w:val="000B2492"/>
    <w:rsid w:val="000C0E09"/>
    <w:rsid w:val="000C0EB8"/>
    <w:rsid w:val="000C220E"/>
    <w:rsid w:val="000C4469"/>
    <w:rsid w:val="000C5302"/>
    <w:rsid w:val="000C74CD"/>
    <w:rsid w:val="000C7871"/>
    <w:rsid w:val="000D004E"/>
    <w:rsid w:val="000D422C"/>
    <w:rsid w:val="000E0F77"/>
    <w:rsid w:val="000E1726"/>
    <w:rsid w:val="000E3AEC"/>
    <w:rsid w:val="000E71A5"/>
    <w:rsid w:val="000F71FA"/>
    <w:rsid w:val="000F7959"/>
    <w:rsid w:val="000F7BD1"/>
    <w:rsid w:val="001056BF"/>
    <w:rsid w:val="001072B0"/>
    <w:rsid w:val="00110845"/>
    <w:rsid w:val="0011090D"/>
    <w:rsid w:val="001125DF"/>
    <w:rsid w:val="00116359"/>
    <w:rsid w:val="001328B6"/>
    <w:rsid w:val="00134DD4"/>
    <w:rsid w:val="001366FC"/>
    <w:rsid w:val="00136F56"/>
    <w:rsid w:val="00141D6A"/>
    <w:rsid w:val="001471EA"/>
    <w:rsid w:val="00151C5E"/>
    <w:rsid w:val="00152DD6"/>
    <w:rsid w:val="0015364D"/>
    <w:rsid w:val="00153F9B"/>
    <w:rsid w:val="001549DD"/>
    <w:rsid w:val="00154C6E"/>
    <w:rsid w:val="001555FD"/>
    <w:rsid w:val="001716C9"/>
    <w:rsid w:val="0017183A"/>
    <w:rsid w:val="0018174D"/>
    <w:rsid w:val="001851F7"/>
    <w:rsid w:val="001878AE"/>
    <w:rsid w:val="00187FEF"/>
    <w:rsid w:val="00190336"/>
    <w:rsid w:val="001934A3"/>
    <w:rsid w:val="00193925"/>
    <w:rsid w:val="00197E4C"/>
    <w:rsid w:val="001A4A55"/>
    <w:rsid w:val="001A641C"/>
    <w:rsid w:val="001B0B5F"/>
    <w:rsid w:val="001B0C1A"/>
    <w:rsid w:val="001B2646"/>
    <w:rsid w:val="001B44AC"/>
    <w:rsid w:val="001B5CED"/>
    <w:rsid w:val="001C644E"/>
    <w:rsid w:val="001D2193"/>
    <w:rsid w:val="001E04DD"/>
    <w:rsid w:val="001E29CC"/>
    <w:rsid w:val="001E2A7C"/>
    <w:rsid w:val="001E505A"/>
    <w:rsid w:val="001F4F3B"/>
    <w:rsid w:val="00200D37"/>
    <w:rsid w:val="00201A1D"/>
    <w:rsid w:val="00211060"/>
    <w:rsid w:val="00212B05"/>
    <w:rsid w:val="002131EA"/>
    <w:rsid w:val="00214F44"/>
    <w:rsid w:val="002225AE"/>
    <w:rsid w:val="00223692"/>
    <w:rsid w:val="0022675D"/>
    <w:rsid w:val="002272BD"/>
    <w:rsid w:val="00227D98"/>
    <w:rsid w:val="00227E1F"/>
    <w:rsid w:val="00231F10"/>
    <w:rsid w:val="002335A9"/>
    <w:rsid w:val="00235E4F"/>
    <w:rsid w:val="00242FD6"/>
    <w:rsid w:val="00247F9C"/>
    <w:rsid w:val="00255E69"/>
    <w:rsid w:val="002618FB"/>
    <w:rsid w:val="0026328E"/>
    <w:rsid w:val="002641D2"/>
    <w:rsid w:val="00264D74"/>
    <w:rsid w:val="002668FB"/>
    <w:rsid w:val="00267EC1"/>
    <w:rsid w:val="00270A53"/>
    <w:rsid w:val="002754CA"/>
    <w:rsid w:val="002758FC"/>
    <w:rsid w:val="00276EF6"/>
    <w:rsid w:val="00277B1F"/>
    <w:rsid w:val="00282013"/>
    <w:rsid w:val="00283778"/>
    <w:rsid w:val="00283D2C"/>
    <w:rsid w:val="002969D8"/>
    <w:rsid w:val="00297335"/>
    <w:rsid w:val="0029740A"/>
    <w:rsid w:val="00297FA9"/>
    <w:rsid w:val="002A1C6D"/>
    <w:rsid w:val="002A2D13"/>
    <w:rsid w:val="002A528C"/>
    <w:rsid w:val="002B4DFF"/>
    <w:rsid w:val="002C4307"/>
    <w:rsid w:val="002C5510"/>
    <w:rsid w:val="002C65D4"/>
    <w:rsid w:val="002C76D2"/>
    <w:rsid w:val="002D0B58"/>
    <w:rsid w:val="002D0BB8"/>
    <w:rsid w:val="002D32E2"/>
    <w:rsid w:val="002D4DB7"/>
    <w:rsid w:val="002D7CE2"/>
    <w:rsid w:val="002E3CEB"/>
    <w:rsid w:val="002E5CF6"/>
    <w:rsid w:val="002E6518"/>
    <w:rsid w:val="002E72C6"/>
    <w:rsid w:val="00303133"/>
    <w:rsid w:val="003042F8"/>
    <w:rsid w:val="00305D94"/>
    <w:rsid w:val="003066D4"/>
    <w:rsid w:val="00314090"/>
    <w:rsid w:val="003143A4"/>
    <w:rsid w:val="003168B8"/>
    <w:rsid w:val="00317F86"/>
    <w:rsid w:val="00317FB0"/>
    <w:rsid w:val="003247FE"/>
    <w:rsid w:val="00326356"/>
    <w:rsid w:val="00332F18"/>
    <w:rsid w:val="0033344F"/>
    <w:rsid w:val="003343BB"/>
    <w:rsid w:val="0033446D"/>
    <w:rsid w:val="00334925"/>
    <w:rsid w:val="00335A4B"/>
    <w:rsid w:val="003463B2"/>
    <w:rsid w:val="00350D52"/>
    <w:rsid w:val="00351284"/>
    <w:rsid w:val="00351D4A"/>
    <w:rsid w:val="0035791A"/>
    <w:rsid w:val="00370456"/>
    <w:rsid w:val="00370AD6"/>
    <w:rsid w:val="003734B3"/>
    <w:rsid w:val="00375CA6"/>
    <w:rsid w:val="00376A7C"/>
    <w:rsid w:val="00390A36"/>
    <w:rsid w:val="00390D52"/>
    <w:rsid w:val="003935BF"/>
    <w:rsid w:val="00393981"/>
    <w:rsid w:val="0039515D"/>
    <w:rsid w:val="003960E2"/>
    <w:rsid w:val="003965E7"/>
    <w:rsid w:val="00397C7F"/>
    <w:rsid w:val="003A0586"/>
    <w:rsid w:val="003A1541"/>
    <w:rsid w:val="003A405F"/>
    <w:rsid w:val="003A4915"/>
    <w:rsid w:val="003A7C63"/>
    <w:rsid w:val="003B242B"/>
    <w:rsid w:val="003B3D21"/>
    <w:rsid w:val="003B553B"/>
    <w:rsid w:val="003C309E"/>
    <w:rsid w:val="003C72FD"/>
    <w:rsid w:val="003D0A8D"/>
    <w:rsid w:val="003D2523"/>
    <w:rsid w:val="003D5012"/>
    <w:rsid w:val="003D71A4"/>
    <w:rsid w:val="003E2A00"/>
    <w:rsid w:val="003E2B28"/>
    <w:rsid w:val="003E3D3C"/>
    <w:rsid w:val="003E6FB7"/>
    <w:rsid w:val="003E7E15"/>
    <w:rsid w:val="003F04A2"/>
    <w:rsid w:val="003F1839"/>
    <w:rsid w:val="003F1E27"/>
    <w:rsid w:val="004037E8"/>
    <w:rsid w:val="00403BFB"/>
    <w:rsid w:val="00403D0A"/>
    <w:rsid w:val="00404B3A"/>
    <w:rsid w:val="0040794D"/>
    <w:rsid w:val="0041131D"/>
    <w:rsid w:val="00417012"/>
    <w:rsid w:val="004173B9"/>
    <w:rsid w:val="004220A9"/>
    <w:rsid w:val="004221FC"/>
    <w:rsid w:val="00422517"/>
    <w:rsid w:val="0042355E"/>
    <w:rsid w:val="00424DC2"/>
    <w:rsid w:val="00425905"/>
    <w:rsid w:val="00427D80"/>
    <w:rsid w:val="00431017"/>
    <w:rsid w:val="00433AD8"/>
    <w:rsid w:val="004340B7"/>
    <w:rsid w:val="00441F4A"/>
    <w:rsid w:val="00446C9A"/>
    <w:rsid w:val="00451826"/>
    <w:rsid w:val="004521E8"/>
    <w:rsid w:val="00461033"/>
    <w:rsid w:val="00463CD8"/>
    <w:rsid w:val="00465DB5"/>
    <w:rsid w:val="00476B2C"/>
    <w:rsid w:val="00476EE2"/>
    <w:rsid w:val="004913C9"/>
    <w:rsid w:val="00492136"/>
    <w:rsid w:val="00492158"/>
    <w:rsid w:val="004958C7"/>
    <w:rsid w:val="00497F97"/>
    <w:rsid w:val="004A0228"/>
    <w:rsid w:val="004A03E3"/>
    <w:rsid w:val="004A64A7"/>
    <w:rsid w:val="004B41A6"/>
    <w:rsid w:val="004B41BB"/>
    <w:rsid w:val="004C0F7E"/>
    <w:rsid w:val="004C3FA9"/>
    <w:rsid w:val="004C56E5"/>
    <w:rsid w:val="004C5EE8"/>
    <w:rsid w:val="004D21D4"/>
    <w:rsid w:val="004D2348"/>
    <w:rsid w:val="004D31CD"/>
    <w:rsid w:val="004D728E"/>
    <w:rsid w:val="004E1673"/>
    <w:rsid w:val="004E4299"/>
    <w:rsid w:val="004E5DB6"/>
    <w:rsid w:val="004E72B2"/>
    <w:rsid w:val="004F0312"/>
    <w:rsid w:val="004F0C1B"/>
    <w:rsid w:val="004F5772"/>
    <w:rsid w:val="004F6D6D"/>
    <w:rsid w:val="005017DD"/>
    <w:rsid w:val="00503EDB"/>
    <w:rsid w:val="005128EF"/>
    <w:rsid w:val="0051301A"/>
    <w:rsid w:val="005172E7"/>
    <w:rsid w:val="0052037E"/>
    <w:rsid w:val="005219AE"/>
    <w:rsid w:val="0052264E"/>
    <w:rsid w:val="00524671"/>
    <w:rsid w:val="005248A8"/>
    <w:rsid w:val="00525869"/>
    <w:rsid w:val="00527DAF"/>
    <w:rsid w:val="00533DAD"/>
    <w:rsid w:val="00535299"/>
    <w:rsid w:val="00545E1C"/>
    <w:rsid w:val="00546AD4"/>
    <w:rsid w:val="0055103E"/>
    <w:rsid w:val="005512D1"/>
    <w:rsid w:val="005525A5"/>
    <w:rsid w:val="00553144"/>
    <w:rsid w:val="00555AB7"/>
    <w:rsid w:val="00557314"/>
    <w:rsid w:val="00563D17"/>
    <w:rsid w:val="0056414C"/>
    <w:rsid w:val="00567058"/>
    <w:rsid w:val="00570945"/>
    <w:rsid w:val="00575A15"/>
    <w:rsid w:val="005823C1"/>
    <w:rsid w:val="00586147"/>
    <w:rsid w:val="00591345"/>
    <w:rsid w:val="0059578C"/>
    <w:rsid w:val="005A5ED9"/>
    <w:rsid w:val="005B13A0"/>
    <w:rsid w:val="005B1882"/>
    <w:rsid w:val="005C1158"/>
    <w:rsid w:val="005C202B"/>
    <w:rsid w:val="005C361F"/>
    <w:rsid w:val="005C47A2"/>
    <w:rsid w:val="005D3B4B"/>
    <w:rsid w:val="005E1597"/>
    <w:rsid w:val="005E2DD5"/>
    <w:rsid w:val="005E6DD1"/>
    <w:rsid w:val="005F2705"/>
    <w:rsid w:val="005F79ED"/>
    <w:rsid w:val="005F7E3C"/>
    <w:rsid w:val="006052DC"/>
    <w:rsid w:val="00610E7E"/>
    <w:rsid w:val="00613643"/>
    <w:rsid w:val="00613CD3"/>
    <w:rsid w:val="006250D2"/>
    <w:rsid w:val="00626AC1"/>
    <w:rsid w:val="00630438"/>
    <w:rsid w:val="0063222D"/>
    <w:rsid w:val="00633824"/>
    <w:rsid w:val="006359A6"/>
    <w:rsid w:val="00637E96"/>
    <w:rsid w:val="006401BB"/>
    <w:rsid w:val="00645AA4"/>
    <w:rsid w:val="00647C19"/>
    <w:rsid w:val="00650881"/>
    <w:rsid w:val="00654104"/>
    <w:rsid w:val="0065568A"/>
    <w:rsid w:val="00657F9F"/>
    <w:rsid w:val="00661925"/>
    <w:rsid w:val="00665D76"/>
    <w:rsid w:val="006722D2"/>
    <w:rsid w:val="0067235C"/>
    <w:rsid w:val="00677377"/>
    <w:rsid w:val="00677D1A"/>
    <w:rsid w:val="006861D7"/>
    <w:rsid w:val="00686A7F"/>
    <w:rsid w:val="00694608"/>
    <w:rsid w:val="006976D4"/>
    <w:rsid w:val="006A2870"/>
    <w:rsid w:val="006A3FA5"/>
    <w:rsid w:val="006A5827"/>
    <w:rsid w:val="006A7CF4"/>
    <w:rsid w:val="006B1B0F"/>
    <w:rsid w:val="006B3611"/>
    <w:rsid w:val="006B44D1"/>
    <w:rsid w:val="006B4981"/>
    <w:rsid w:val="006B545E"/>
    <w:rsid w:val="006B7ABC"/>
    <w:rsid w:val="006C12EF"/>
    <w:rsid w:val="006C19CD"/>
    <w:rsid w:val="006C1CAA"/>
    <w:rsid w:val="006C2E36"/>
    <w:rsid w:val="006C451E"/>
    <w:rsid w:val="006C5CC9"/>
    <w:rsid w:val="006D22A7"/>
    <w:rsid w:val="006D3EC7"/>
    <w:rsid w:val="006D5577"/>
    <w:rsid w:val="006D574A"/>
    <w:rsid w:val="006D5B45"/>
    <w:rsid w:val="006E0557"/>
    <w:rsid w:val="006E1537"/>
    <w:rsid w:val="006E4A4A"/>
    <w:rsid w:val="006E6E4F"/>
    <w:rsid w:val="006E7F08"/>
    <w:rsid w:val="006F0BB1"/>
    <w:rsid w:val="006F1456"/>
    <w:rsid w:val="006F32A6"/>
    <w:rsid w:val="006F48F2"/>
    <w:rsid w:val="006F7710"/>
    <w:rsid w:val="0070275C"/>
    <w:rsid w:val="00704142"/>
    <w:rsid w:val="00704DCD"/>
    <w:rsid w:val="00705E81"/>
    <w:rsid w:val="007139F1"/>
    <w:rsid w:val="007159C4"/>
    <w:rsid w:val="00716BA7"/>
    <w:rsid w:val="0072089C"/>
    <w:rsid w:val="00726BD9"/>
    <w:rsid w:val="00733348"/>
    <w:rsid w:val="00733AD9"/>
    <w:rsid w:val="00735BE5"/>
    <w:rsid w:val="007408BC"/>
    <w:rsid w:val="007432A2"/>
    <w:rsid w:val="007476E1"/>
    <w:rsid w:val="00754844"/>
    <w:rsid w:val="007706EC"/>
    <w:rsid w:val="007714F1"/>
    <w:rsid w:val="007748BC"/>
    <w:rsid w:val="00780813"/>
    <w:rsid w:val="00782073"/>
    <w:rsid w:val="0078391F"/>
    <w:rsid w:val="00783A69"/>
    <w:rsid w:val="007852C0"/>
    <w:rsid w:val="0079017A"/>
    <w:rsid w:val="00790D2B"/>
    <w:rsid w:val="0079429B"/>
    <w:rsid w:val="00795A4C"/>
    <w:rsid w:val="007A2280"/>
    <w:rsid w:val="007A59F0"/>
    <w:rsid w:val="007A7511"/>
    <w:rsid w:val="007B0C76"/>
    <w:rsid w:val="007B240D"/>
    <w:rsid w:val="007B3DC4"/>
    <w:rsid w:val="007B7148"/>
    <w:rsid w:val="007C250D"/>
    <w:rsid w:val="007C5337"/>
    <w:rsid w:val="007D58EE"/>
    <w:rsid w:val="007E1405"/>
    <w:rsid w:val="007E1DA3"/>
    <w:rsid w:val="007E2434"/>
    <w:rsid w:val="007E3AD5"/>
    <w:rsid w:val="007E75FF"/>
    <w:rsid w:val="007E77B4"/>
    <w:rsid w:val="007F240B"/>
    <w:rsid w:val="007F449E"/>
    <w:rsid w:val="007F6F1C"/>
    <w:rsid w:val="00800B99"/>
    <w:rsid w:val="008054A2"/>
    <w:rsid w:val="008067D6"/>
    <w:rsid w:val="00807CEB"/>
    <w:rsid w:val="008101F2"/>
    <w:rsid w:val="00817F2F"/>
    <w:rsid w:val="00821C9A"/>
    <w:rsid w:val="00822BCC"/>
    <w:rsid w:val="008236B8"/>
    <w:rsid w:val="00823EBE"/>
    <w:rsid w:val="00826F81"/>
    <w:rsid w:val="008270BD"/>
    <w:rsid w:val="00831041"/>
    <w:rsid w:val="008310F0"/>
    <w:rsid w:val="008319C2"/>
    <w:rsid w:val="008324DB"/>
    <w:rsid w:val="00833D78"/>
    <w:rsid w:val="00835FE8"/>
    <w:rsid w:val="00836B7D"/>
    <w:rsid w:val="00836E47"/>
    <w:rsid w:val="00842C6C"/>
    <w:rsid w:val="00845C93"/>
    <w:rsid w:val="00846E20"/>
    <w:rsid w:val="0085002C"/>
    <w:rsid w:val="00854863"/>
    <w:rsid w:val="00856C80"/>
    <w:rsid w:val="00864E76"/>
    <w:rsid w:val="008659E2"/>
    <w:rsid w:val="008709FD"/>
    <w:rsid w:val="00871718"/>
    <w:rsid w:val="00876963"/>
    <w:rsid w:val="008772AD"/>
    <w:rsid w:val="00880DD0"/>
    <w:rsid w:val="00893760"/>
    <w:rsid w:val="008A485F"/>
    <w:rsid w:val="008A52F8"/>
    <w:rsid w:val="008A598B"/>
    <w:rsid w:val="008A7803"/>
    <w:rsid w:val="008C3099"/>
    <w:rsid w:val="008C33F2"/>
    <w:rsid w:val="008C4205"/>
    <w:rsid w:val="008D03E1"/>
    <w:rsid w:val="008D1636"/>
    <w:rsid w:val="008D2EA5"/>
    <w:rsid w:val="008D3079"/>
    <w:rsid w:val="008F0BAB"/>
    <w:rsid w:val="008F1A0B"/>
    <w:rsid w:val="008F4C9E"/>
    <w:rsid w:val="008F53CF"/>
    <w:rsid w:val="008F54BA"/>
    <w:rsid w:val="009031D8"/>
    <w:rsid w:val="0090571A"/>
    <w:rsid w:val="009059F4"/>
    <w:rsid w:val="009062CE"/>
    <w:rsid w:val="00907AB6"/>
    <w:rsid w:val="0091129E"/>
    <w:rsid w:val="00912D85"/>
    <w:rsid w:val="009136BE"/>
    <w:rsid w:val="009149F9"/>
    <w:rsid w:val="009150DB"/>
    <w:rsid w:val="009155F5"/>
    <w:rsid w:val="009173F4"/>
    <w:rsid w:val="009175A0"/>
    <w:rsid w:val="00922247"/>
    <w:rsid w:val="00925524"/>
    <w:rsid w:val="0093327F"/>
    <w:rsid w:val="00933C45"/>
    <w:rsid w:val="00941875"/>
    <w:rsid w:val="00943E28"/>
    <w:rsid w:val="009542E9"/>
    <w:rsid w:val="00961D77"/>
    <w:rsid w:val="00965C21"/>
    <w:rsid w:val="00971260"/>
    <w:rsid w:val="00971858"/>
    <w:rsid w:val="0097773C"/>
    <w:rsid w:val="0098069C"/>
    <w:rsid w:val="00982C41"/>
    <w:rsid w:val="0098639F"/>
    <w:rsid w:val="00994500"/>
    <w:rsid w:val="00995A18"/>
    <w:rsid w:val="0099730C"/>
    <w:rsid w:val="009979A2"/>
    <w:rsid w:val="009A32D2"/>
    <w:rsid w:val="009B51AB"/>
    <w:rsid w:val="009B5268"/>
    <w:rsid w:val="009C1880"/>
    <w:rsid w:val="009C76F9"/>
    <w:rsid w:val="009D1C63"/>
    <w:rsid w:val="009E093F"/>
    <w:rsid w:val="009E337A"/>
    <w:rsid w:val="009F30BF"/>
    <w:rsid w:val="009F6181"/>
    <w:rsid w:val="00A1109E"/>
    <w:rsid w:val="00A11E52"/>
    <w:rsid w:val="00A151EC"/>
    <w:rsid w:val="00A36A99"/>
    <w:rsid w:val="00A373C7"/>
    <w:rsid w:val="00A41818"/>
    <w:rsid w:val="00A42304"/>
    <w:rsid w:val="00A4707F"/>
    <w:rsid w:val="00A47D7B"/>
    <w:rsid w:val="00A47FD8"/>
    <w:rsid w:val="00A5251F"/>
    <w:rsid w:val="00A6268E"/>
    <w:rsid w:val="00A62E32"/>
    <w:rsid w:val="00A6483A"/>
    <w:rsid w:val="00A70037"/>
    <w:rsid w:val="00A711FD"/>
    <w:rsid w:val="00A73143"/>
    <w:rsid w:val="00A76CFC"/>
    <w:rsid w:val="00A802F6"/>
    <w:rsid w:val="00A84851"/>
    <w:rsid w:val="00A85AB3"/>
    <w:rsid w:val="00A86DFC"/>
    <w:rsid w:val="00A90CE3"/>
    <w:rsid w:val="00A9542C"/>
    <w:rsid w:val="00AA2BB1"/>
    <w:rsid w:val="00AA4332"/>
    <w:rsid w:val="00AA618B"/>
    <w:rsid w:val="00AA6789"/>
    <w:rsid w:val="00AA686F"/>
    <w:rsid w:val="00AB49B8"/>
    <w:rsid w:val="00AC0910"/>
    <w:rsid w:val="00AC0EE2"/>
    <w:rsid w:val="00AC1867"/>
    <w:rsid w:val="00AC26FF"/>
    <w:rsid w:val="00AC522A"/>
    <w:rsid w:val="00AC617F"/>
    <w:rsid w:val="00AC7269"/>
    <w:rsid w:val="00AC74D8"/>
    <w:rsid w:val="00AC7B5D"/>
    <w:rsid w:val="00AD0942"/>
    <w:rsid w:val="00AD6294"/>
    <w:rsid w:val="00AE1338"/>
    <w:rsid w:val="00AF5F15"/>
    <w:rsid w:val="00AF6FC3"/>
    <w:rsid w:val="00B00089"/>
    <w:rsid w:val="00B01D04"/>
    <w:rsid w:val="00B066F5"/>
    <w:rsid w:val="00B11819"/>
    <w:rsid w:val="00B12E63"/>
    <w:rsid w:val="00B15AF1"/>
    <w:rsid w:val="00B17BC1"/>
    <w:rsid w:val="00B237FC"/>
    <w:rsid w:val="00B24A5D"/>
    <w:rsid w:val="00B24D3B"/>
    <w:rsid w:val="00B30152"/>
    <w:rsid w:val="00B353F8"/>
    <w:rsid w:val="00B3588C"/>
    <w:rsid w:val="00B408E7"/>
    <w:rsid w:val="00B41674"/>
    <w:rsid w:val="00B440C3"/>
    <w:rsid w:val="00B4794E"/>
    <w:rsid w:val="00B510DD"/>
    <w:rsid w:val="00B51DED"/>
    <w:rsid w:val="00B52421"/>
    <w:rsid w:val="00B531A0"/>
    <w:rsid w:val="00B54F2D"/>
    <w:rsid w:val="00B60918"/>
    <w:rsid w:val="00B62CBD"/>
    <w:rsid w:val="00B63BA9"/>
    <w:rsid w:val="00B66963"/>
    <w:rsid w:val="00B70236"/>
    <w:rsid w:val="00B77490"/>
    <w:rsid w:val="00B81C2C"/>
    <w:rsid w:val="00B827DE"/>
    <w:rsid w:val="00BA1CFE"/>
    <w:rsid w:val="00BB1118"/>
    <w:rsid w:val="00BB11FC"/>
    <w:rsid w:val="00BB42AB"/>
    <w:rsid w:val="00BC150F"/>
    <w:rsid w:val="00BC297E"/>
    <w:rsid w:val="00BC37A9"/>
    <w:rsid w:val="00BC77DD"/>
    <w:rsid w:val="00BD0AC5"/>
    <w:rsid w:val="00BD3149"/>
    <w:rsid w:val="00BD6060"/>
    <w:rsid w:val="00BD7635"/>
    <w:rsid w:val="00BE6AF0"/>
    <w:rsid w:val="00BF04A5"/>
    <w:rsid w:val="00BF2FDA"/>
    <w:rsid w:val="00BF4FDD"/>
    <w:rsid w:val="00BF5606"/>
    <w:rsid w:val="00BF5620"/>
    <w:rsid w:val="00BF75FB"/>
    <w:rsid w:val="00C0030B"/>
    <w:rsid w:val="00C00F45"/>
    <w:rsid w:val="00C016AC"/>
    <w:rsid w:val="00C0552A"/>
    <w:rsid w:val="00C0772F"/>
    <w:rsid w:val="00C118D1"/>
    <w:rsid w:val="00C12243"/>
    <w:rsid w:val="00C13C76"/>
    <w:rsid w:val="00C17E1B"/>
    <w:rsid w:val="00C21484"/>
    <w:rsid w:val="00C21858"/>
    <w:rsid w:val="00C22D40"/>
    <w:rsid w:val="00C259AC"/>
    <w:rsid w:val="00C26FED"/>
    <w:rsid w:val="00C27058"/>
    <w:rsid w:val="00C275A1"/>
    <w:rsid w:val="00C3268A"/>
    <w:rsid w:val="00C32700"/>
    <w:rsid w:val="00C32D08"/>
    <w:rsid w:val="00C339C8"/>
    <w:rsid w:val="00C36C6A"/>
    <w:rsid w:val="00C37263"/>
    <w:rsid w:val="00C459A5"/>
    <w:rsid w:val="00C514B2"/>
    <w:rsid w:val="00C533A6"/>
    <w:rsid w:val="00C61B87"/>
    <w:rsid w:val="00C61FF5"/>
    <w:rsid w:val="00C65B16"/>
    <w:rsid w:val="00C6798C"/>
    <w:rsid w:val="00C70272"/>
    <w:rsid w:val="00C70724"/>
    <w:rsid w:val="00C71FC8"/>
    <w:rsid w:val="00C741E0"/>
    <w:rsid w:val="00C80D91"/>
    <w:rsid w:val="00C821CB"/>
    <w:rsid w:val="00C84136"/>
    <w:rsid w:val="00C8661D"/>
    <w:rsid w:val="00C951FA"/>
    <w:rsid w:val="00CA4175"/>
    <w:rsid w:val="00CA6CAF"/>
    <w:rsid w:val="00CB7534"/>
    <w:rsid w:val="00CC3E25"/>
    <w:rsid w:val="00CC4517"/>
    <w:rsid w:val="00CC46CD"/>
    <w:rsid w:val="00CD2983"/>
    <w:rsid w:val="00CD4E0D"/>
    <w:rsid w:val="00CD75F7"/>
    <w:rsid w:val="00CE04C0"/>
    <w:rsid w:val="00CE2906"/>
    <w:rsid w:val="00CE524E"/>
    <w:rsid w:val="00CE5AF8"/>
    <w:rsid w:val="00CE773D"/>
    <w:rsid w:val="00CF6B3F"/>
    <w:rsid w:val="00CF7AB9"/>
    <w:rsid w:val="00D049DC"/>
    <w:rsid w:val="00D053B6"/>
    <w:rsid w:val="00D10C4F"/>
    <w:rsid w:val="00D135E0"/>
    <w:rsid w:val="00D14ACB"/>
    <w:rsid w:val="00D15B3A"/>
    <w:rsid w:val="00D161D1"/>
    <w:rsid w:val="00D22161"/>
    <w:rsid w:val="00D24FA3"/>
    <w:rsid w:val="00D2655A"/>
    <w:rsid w:val="00D26C9C"/>
    <w:rsid w:val="00D47324"/>
    <w:rsid w:val="00D53339"/>
    <w:rsid w:val="00D5443C"/>
    <w:rsid w:val="00D560FE"/>
    <w:rsid w:val="00D67696"/>
    <w:rsid w:val="00D7462A"/>
    <w:rsid w:val="00D770EC"/>
    <w:rsid w:val="00D8167D"/>
    <w:rsid w:val="00D84328"/>
    <w:rsid w:val="00D84455"/>
    <w:rsid w:val="00D84DFE"/>
    <w:rsid w:val="00D85171"/>
    <w:rsid w:val="00D863FA"/>
    <w:rsid w:val="00D86D56"/>
    <w:rsid w:val="00D92956"/>
    <w:rsid w:val="00D972D3"/>
    <w:rsid w:val="00D97A13"/>
    <w:rsid w:val="00DA4DA8"/>
    <w:rsid w:val="00DB1AB3"/>
    <w:rsid w:val="00DB6438"/>
    <w:rsid w:val="00DC51B4"/>
    <w:rsid w:val="00DC5570"/>
    <w:rsid w:val="00DC5AAF"/>
    <w:rsid w:val="00DD022B"/>
    <w:rsid w:val="00DD0F6E"/>
    <w:rsid w:val="00DE1ABB"/>
    <w:rsid w:val="00DE531C"/>
    <w:rsid w:val="00DE6340"/>
    <w:rsid w:val="00DF107F"/>
    <w:rsid w:val="00DF1284"/>
    <w:rsid w:val="00DF12E3"/>
    <w:rsid w:val="00DF1922"/>
    <w:rsid w:val="00E06EE7"/>
    <w:rsid w:val="00E10638"/>
    <w:rsid w:val="00E11D65"/>
    <w:rsid w:val="00E1241C"/>
    <w:rsid w:val="00E129C8"/>
    <w:rsid w:val="00E15812"/>
    <w:rsid w:val="00E20525"/>
    <w:rsid w:val="00E222EB"/>
    <w:rsid w:val="00E24463"/>
    <w:rsid w:val="00E24B3C"/>
    <w:rsid w:val="00E27020"/>
    <w:rsid w:val="00E31FE0"/>
    <w:rsid w:val="00E32630"/>
    <w:rsid w:val="00E40507"/>
    <w:rsid w:val="00E407B5"/>
    <w:rsid w:val="00E47B77"/>
    <w:rsid w:val="00E51E2F"/>
    <w:rsid w:val="00E562AB"/>
    <w:rsid w:val="00E61BE9"/>
    <w:rsid w:val="00E65A1C"/>
    <w:rsid w:val="00E66903"/>
    <w:rsid w:val="00E66B37"/>
    <w:rsid w:val="00E67E5E"/>
    <w:rsid w:val="00E745B9"/>
    <w:rsid w:val="00E767C6"/>
    <w:rsid w:val="00E83473"/>
    <w:rsid w:val="00E8454C"/>
    <w:rsid w:val="00E8709F"/>
    <w:rsid w:val="00E874E1"/>
    <w:rsid w:val="00E877E3"/>
    <w:rsid w:val="00E91BFE"/>
    <w:rsid w:val="00E96D5D"/>
    <w:rsid w:val="00EA00A8"/>
    <w:rsid w:val="00EA252C"/>
    <w:rsid w:val="00EA520B"/>
    <w:rsid w:val="00EA5B4D"/>
    <w:rsid w:val="00EA7DCF"/>
    <w:rsid w:val="00EB2F53"/>
    <w:rsid w:val="00EB598C"/>
    <w:rsid w:val="00EB5CF1"/>
    <w:rsid w:val="00EB74BE"/>
    <w:rsid w:val="00EC73CE"/>
    <w:rsid w:val="00ED3AF7"/>
    <w:rsid w:val="00ED762C"/>
    <w:rsid w:val="00EE13D5"/>
    <w:rsid w:val="00EF2F17"/>
    <w:rsid w:val="00EF4AC4"/>
    <w:rsid w:val="00EF60ED"/>
    <w:rsid w:val="00EF74DD"/>
    <w:rsid w:val="00F043DF"/>
    <w:rsid w:val="00F07856"/>
    <w:rsid w:val="00F1126A"/>
    <w:rsid w:val="00F1141A"/>
    <w:rsid w:val="00F25020"/>
    <w:rsid w:val="00F26C9F"/>
    <w:rsid w:val="00F3549E"/>
    <w:rsid w:val="00F361EA"/>
    <w:rsid w:val="00F410CE"/>
    <w:rsid w:val="00F41C99"/>
    <w:rsid w:val="00F4500E"/>
    <w:rsid w:val="00F45855"/>
    <w:rsid w:val="00F55739"/>
    <w:rsid w:val="00F56276"/>
    <w:rsid w:val="00F60921"/>
    <w:rsid w:val="00F626E0"/>
    <w:rsid w:val="00F63322"/>
    <w:rsid w:val="00F64E3A"/>
    <w:rsid w:val="00F64EA6"/>
    <w:rsid w:val="00F66DD5"/>
    <w:rsid w:val="00F71435"/>
    <w:rsid w:val="00F7317C"/>
    <w:rsid w:val="00F74B74"/>
    <w:rsid w:val="00F82090"/>
    <w:rsid w:val="00F839DB"/>
    <w:rsid w:val="00F841D1"/>
    <w:rsid w:val="00F85045"/>
    <w:rsid w:val="00F915F2"/>
    <w:rsid w:val="00F96EC5"/>
    <w:rsid w:val="00FA0B50"/>
    <w:rsid w:val="00FA3923"/>
    <w:rsid w:val="00FA3A04"/>
    <w:rsid w:val="00FA6783"/>
    <w:rsid w:val="00FB0683"/>
    <w:rsid w:val="00FB0F8E"/>
    <w:rsid w:val="00FB1CF7"/>
    <w:rsid w:val="00FB7B0F"/>
    <w:rsid w:val="00FC0A32"/>
    <w:rsid w:val="00FC305B"/>
    <w:rsid w:val="00FC31BA"/>
    <w:rsid w:val="00FC4930"/>
    <w:rsid w:val="00FC5162"/>
    <w:rsid w:val="00FC6A30"/>
    <w:rsid w:val="00FD1F1A"/>
    <w:rsid w:val="00FD2032"/>
    <w:rsid w:val="00FD373E"/>
    <w:rsid w:val="00FD3919"/>
    <w:rsid w:val="00FD71C0"/>
    <w:rsid w:val="00FD783E"/>
    <w:rsid w:val="00FD7A5D"/>
    <w:rsid w:val="00FE1B7C"/>
    <w:rsid w:val="00FE604F"/>
    <w:rsid w:val="00FE6335"/>
    <w:rsid w:val="00FE6776"/>
    <w:rsid w:val="00FE7D02"/>
    <w:rsid w:val="00FE7FB1"/>
    <w:rsid w:val="00FF252D"/>
    <w:rsid w:val="00FF286B"/>
    <w:rsid w:val="00FF67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54817"/>
  <w15:chartTrackingRefBased/>
  <w15:docId w15:val="{542661A8-8D9D-4F0A-9E6E-9A5851F5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C4205"/>
    <w:rPr>
      <w:rFonts w:ascii="Statis Sans" w:hAnsi="Statis Sans"/>
    </w:rPr>
  </w:style>
  <w:style w:type="paragraph" w:styleId="berschrift1">
    <w:name w:val="heading 1"/>
    <w:basedOn w:val="Standard"/>
    <w:next w:val="Standard"/>
    <w:link w:val="berschrift1Zchn"/>
    <w:uiPriority w:val="9"/>
    <w:qFormat/>
    <w:rsid w:val="008C4205"/>
    <w:pPr>
      <w:keepNext/>
      <w:keepLines/>
      <w:numPr>
        <w:numId w:val="7"/>
      </w:numPr>
      <w:spacing w:before="240" w:after="0"/>
      <w:outlineLvl w:val="0"/>
    </w:pPr>
    <w:rPr>
      <w:rFonts w:eastAsiaTheme="majorEastAsia" w:cstheme="majorBidi"/>
      <w:color w:val="2E74B5" w:themeColor="accent1" w:themeShade="BF"/>
      <w:sz w:val="24"/>
      <w:szCs w:val="32"/>
    </w:rPr>
  </w:style>
  <w:style w:type="paragraph" w:styleId="berschrift2">
    <w:name w:val="heading 2"/>
    <w:basedOn w:val="Standard"/>
    <w:next w:val="Standard"/>
    <w:link w:val="berschrift2Zchn"/>
    <w:uiPriority w:val="9"/>
    <w:unhideWhenUsed/>
    <w:qFormat/>
    <w:rsid w:val="008C4205"/>
    <w:pPr>
      <w:keepNext/>
      <w:keepLines/>
      <w:numPr>
        <w:ilvl w:val="1"/>
        <w:numId w:val="7"/>
      </w:numPr>
      <w:spacing w:before="40" w:after="0"/>
      <w:outlineLvl w:val="1"/>
    </w:pPr>
    <w:rPr>
      <w:rFonts w:eastAsiaTheme="majorEastAsia" w:cstheme="majorBidi"/>
      <w:color w:val="2E74B5" w:themeColor="accent1" w:themeShade="BF"/>
      <w:szCs w:val="26"/>
    </w:rPr>
  </w:style>
  <w:style w:type="paragraph" w:styleId="berschrift3">
    <w:name w:val="heading 3"/>
    <w:basedOn w:val="Standard"/>
    <w:next w:val="Standard"/>
    <w:link w:val="berschrift3Zchn"/>
    <w:uiPriority w:val="9"/>
    <w:unhideWhenUsed/>
    <w:qFormat/>
    <w:rsid w:val="008C4205"/>
    <w:pPr>
      <w:keepNext/>
      <w:keepLines/>
      <w:numPr>
        <w:ilvl w:val="2"/>
        <w:numId w:val="7"/>
      </w:numPr>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C4205"/>
    <w:pPr>
      <w:keepNext/>
      <w:keepLines/>
      <w:numPr>
        <w:ilvl w:val="3"/>
        <w:numId w:val="7"/>
      </w:numPr>
      <w:spacing w:before="40" w:after="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8C4205"/>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berschrift6">
    <w:name w:val="heading 6"/>
    <w:basedOn w:val="Standard"/>
    <w:next w:val="Standard"/>
    <w:link w:val="berschrift6Zchn"/>
    <w:uiPriority w:val="9"/>
    <w:semiHidden/>
    <w:unhideWhenUsed/>
    <w:qFormat/>
    <w:rsid w:val="008C4205"/>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berschrift7">
    <w:name w:val="heading 7"/>
    <w:basedOn w:val="Standard"/>
    <w:next w:val="Standard"/>
    <w:link w:val="berschrift7Zchn"/>
    <w:uiPriority w:val="9"/>
    <w:semiHidden/>
    <w:unhideWhenUsed/>
    <w:qFormat/>
    <w:rsid w:val="008C4205"/>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8C4205"/>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C4205"/>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4205"/>
    <w:rPr>
      <w:rFonts w:ascii="Statis Sans" w:eastAsiaTheme="majorEastAsia" w:hAnsi="Statis Sans" w:cstheme="majorBidi"/>
      <w:color w:val="2E74B5" w:themeColor="accent1" w:themeShade="BF"/>
      <w:sz w:val="24"/>
      <w:szCs w:val="32"/>
    </w:rPr>
  </w:style>
  <w:style w:type="character" w:customStyle="1" w:styleId="berschrift2Zchn">
    <w:name w:val="Überschrift 2 Zchn"/>
    <w:basedOn w:val="Absatz-Standardschriftart"/>
    <w:link w:val="berschrift2"/>
    <w:uiPriority w:val="9"/>
    <w:rsid w:val="008C4205"/>
    <w:rPr>
      <w:rFonts w:ascii="Statis Sans" w:eastAsiaTheme="majorEastAsia" w:hAnsi="Statis Sans" w:cstheme="majorBidi"/>
      <w:color w:val="2E74B5" w:themeColor="accent1" w:themeShade="BF"/>
      <w:szCs w:val="26"/>
    </w:rPr>
  </w:style>
  <w:style w:type="character" w:customStyle="1" w:styleId="berschrift3Zchn">
    <w:name w:val="Überschrift 3 Zchn"/>
    <w:basedOn w:val="Absatz-Standardschriftart"/>
    <w:link w:val="berschrift3"/>
    <w:uiPriority w:val="9"/>
    <w:rsid w:val="008C4205"/>
    <w:rPr>
      <w:rFonts w:asciiTheme="majorHAnsi" w:eastAsiaTheme="majorEastAsia" w:hAnsiTheme="majorHAnsi" w:cstheme="majorBidi"/>
      <w:color w:val="1F4D78" w:themeColor="accent1" w:themeShade="7F"/>
      <w:sz w:val="24"/>
      <w:szCs w:val="24"/>
    </w:rPr>
  </w:style>
  <w:style w:type="character" w:customStyle="1" w:styleId="berschrift4Zchn">
    <w:name w:val="Überschrift 4 Zchn"/>
    <w:basedOn w:val="Absatz-Standardschriftart"/>
    <w:link w:val="berschrift4"/>
    <w:uiPriority w:val="9"/>
    <w:rsid w:val="008C4205"/>
    <w:rPr>
      <w:rFonts w:ascii="Statis Sans" w:eastAsiaTheme="majorEastAsia" w:hAnsi="Statis Sans"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8C4205"/>
    <w:rPr>
      <w:rFonts w:asciiTheme="majorHAnsi" w:eastAsiaTheme="majorEastAsia" w:hAnsiTheme="majorHAnsi" w:cstheme="majorBidi"/>
      <w:color w:val="2E74B5" w:themeColor="accent1" w:themeShade="BF"/>
    </w:rPr>
  </w:style>
  <w:style w:type="character" w:customStyle="1" w:styleId="berschrift6Zchn">
    <w:name w:val="Überschrift 6 Zchn"/>
    <w:basedOn w:val="Absatz-Standardschriftart"/>
    <w:link w:val="berschrift6"/>
    <w:uiPriority w:val="9"/>
    <w:semiHidden/>
    <w:rsid w:val="008C4205"/>
    <w:rPr>
      <w:rFonts w:asciiTheme="majorHAnsi" w:eastAsiaTheme="majorEastAsia" w:hAnsiTheme="majorHAnsi" w:cstheme="majorBidi"/>
      <w:color w:val="1F4D78" w:themeColor="accent1" w:themeShade="7F"/>
    </w:rPr>
  </w:style>
  <w:style w:type="character" w:customStyle="1" w:styleId="berschrift7Zchn">
    <w:name w:val="Überschrift 7 Zchn"/>
    <w:basedOn w:val="Absatz-Standardschriftart"/>
    <w:link w:val="berschrift7"/>
    <w:uiPriority w:val="9"/>
    <w:semiHidden/>
    <w:rsid w:val="008C4205"/>
    <w:rPr>
      <w:rFonts w:asciiTheme="majorHAnsi" w:eastAsiaTheme="majorEastAsia" w:hAnsiTheme="majorHAnsi" w:cstheme="majorBidi"/>
      <w:i/>
      <w:iCs/>
      <w:color w:val="1F4D78" w:themeColor="accent1" w:themeShade="7F"/>
    </w:rPr>
  </w:style>
  <w:style w:type="character" w:customStyle="1" w:styleId="berschrift8Zchn">
    <w:name w:val="Überschrift 8 Zchn"/>
    <w:basedOn w:val="Absatz-Standardschriftart"/>
    <w:link w:val="berschrift8"/>
    <w:uiPriority w:val="9"/>
    <w:semiHidden/>
    <w:rsid w:val="008C4205"/>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C4205"/>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uiPriority w:val="34"/>
    <w:qFormat/>
    <w:rsid w:val="008C4205"/>
    <w:pPr>
      <w:ind w:left="720"/>
      <w:contextualSpacing/>
    </w:pPr>
  </w:style>
  <w:style w:type="paragraph" w:styleId="Titel">
    <w:name w:val="Title"/>
    <w:basedOn w:val="Standard"/>
    <w:next w:val="Standard"/>
    <w:link w:val="TitelZchn"/>
    <w:uiPriority w:val="10"/>
    <w:qFormat/>
    <w:rsid w:val="008C42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4205"/>
    <w:rPr>
      <w:rFonts w:asciiTheme="majorHAnsi" w:eastAsiaTheme="majorEastAsia" w:hAnsiTheme="majorHAnsi" w:cstheme="majorBidi"/>
      <w:spacing w:val="-10"/>
      <w:kern w:val="28"/>
      <w:sz w:val="56"/>
      <w:szCs w:val="56"/>
    </w:rPr>
  </w:style>
  <w:style w:type="paragraph" w:styleId="Funotentext">
    <w:name w:val="footnote text"/>
    <w:basedOn w:val="Standard"/>
    <w:link w:val="FunotentextZchn"/>
    <w:uiPriority w:val="99"/>
    <w:semiHidden/>
    <w:unhideWhenUsed/>
    <w:rsid w:val="008C420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4205"/>
    <w:rPr>
      <w:rFonts w:ascii="Statis Sans" w:hAnsi="Statis Sans"/>
      <w:sz w:val="20"/>
      <w:szCs w:val="20"/>
    </w:rPr>
  </w:style>
  <w:style w:type="character" w:styleId="Funotenzeichen">
    <w:name w:val="footnote reference"/>
    <w:basedOn w:val="Absatz-Standardschriftart"/>
    <w:uiPriority w:val="99"/>
    <w:semiHidden/>
    <w:unhideWhenUsed/>
    <w:rsid w:val="008C4205"/>
    <w:rPr>
      <w:vertAlign w:val="superscript"/>
    </w:rPr>
  </w:style>
  <w:style w:type="character" w:styleId="Kommentarzeichen">
    <w:name w:val="annotation reference"/>
    <w:basedOn w:val="Absatz-Standardschriftart"/>
    <w:uiPriority w:val="99"/>
    <w:semiHidden/>
    <w:unhideWhenUsed/>
    <w:rsid w:val="008C4205"/>
    <w:rPr>
      <w:sz w:val="16"/>
      <w:szCs w:val="16"/>
    </w:rPr>
  </w:style>
  <w:style w:type="paragraph" w:styleId="Kommentartext">
    <w:name w:val="annotation text"/>
    <w:basedOn w:val="Standard"/>
    <w:link w:val="KommentartextZchn"/>
    <w:uiPriority w:val="99"/>
    <w:unhideWhenUsed/>
    <w:rsid w:val="008C4205"/>
    <w:pPr>
      <w:spacing w:line="240" w:lineRule="auto"/>
    </w:pPr>
    <w:rPr>
      <w:sz w:val="20"/>
      <w:szCs w:val="20"/>
    </w:rPr>
  </w:style>
  <w:style w:type="character" w:customStyle="1" w:styleId="KommentartextZchn">
    <w:name w:val="Kommentartext Zchn"/>
    <w:basedOn w:val="Absatz-Standardschriftart"/>
    <w:link w:val="Kommentartext"/>
    <w:uiPriority w:val="99"/>
    <w:rsid w:val="008C4205"/>
    <w:rPr>
      <w:rFonts w:ascii="Statis Sans" w:hAnsi="Statis Sans"/>
      <w:sz w:val="20"/>
      <w:szCs w:val="20"/>
    </w:rPr>
  </w:style>
  <w:style w:type="paragraph" w:styleId="Kommentarthema">
    <w:name w:val="annotation subject"/>
    <w:basedOn w:val="Kommentartext"/>
    <w:next w:val="Kommentartext"/>
    <w:link w:val="KommentarthemaZchn"/>
    <w:uiPriority w:val="99"/>
    <w:semiHidden/>
    <w:unhideWhenUsed/>
    <w:rsid w:val="008C4205"/>
    <w:rPr>
      <w:b/>
      <w:bCs/>
    </w:rPr>
  </w:style>
  <w:style w:type="character" w:customStyle="1" w:styleId="KommentarthemaZchn">
    <w:name w:val="Kommentarthema Zchn"/>
    <w:basedOn w:val="KommentartextZchn"/>
    <w:link w:val="Kommentarthema"/>
    <w:uiPriority w:val="99"/>
    <w:semiHidden/>
    <w:rsid w:val="008C4205"/>
    <w:rPr>
      <w:rFonts w:ascii="Statis Sans" w:hAnsi="Statis Sans"/>
      <w:b/>
      <w:bCs/>
      <w:sz w:val="20"/>
      <w:szCs w:val="20"/>
    </w:rPr>
  </w:style>
  <w:style w:type="paragraph" w:styleId="Sprechblasentext">
    <w:name w:val="Balloon Text"/>
    <w:basedOn w:val="Standard"/>
    <w:link w:val="SprechblasentextZchn"/>
    <w:uiPriority w:val="99"/>
    <w:semiHidden/>
    <w:unhideWhenUsed/>
    <w:rsid w:val="008C420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C4205"/>
    <w:rPr>
      <w:rFonts w:ascii="Segoe UI" w:hAnsi="Segoe UI" w:cs="Segoe UI"/>
      <w:sz w:val="18"/>
      <w:szCs w:val="18"/>
    </w:rPr>
  </w:style>
  <w:style w:type="table" w:styleId="Tabellenraster">
    <w:name w:val="Table Grid"/>
    <w:basedOn w:val="NormaleTabelle"/>
    <w:uiPriority w:val="39"/>
    <w:rsid w:val="008C4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8C4205"/>
    <w:pPr>
      <w:spacing w:after="200" w:line="240" w:lineRule="auto"/>
    </w:pPr>
    <w:rPr>
      <w:rFonts w:asciiTheme="minorHAnsi" w:hAnsiTheme="minorHAnsi"/>
      <w:i/>
      <w:iCs/>
      <w:color w:val="44546A" w:themeColor="text2"/>
      <w:sz w:val="18"/>
      <w:szCs w:val="18"/>
    </w:rPr>
  </w:style>
  <w:style w:type="character" w:styleId="Hyperlink">
    <w:name w:val="Hyperlink"/>
    <w:basedOn w:val="Absatz-Standardschriftart"/>
    <w:uiPriority w:val="99"/>
    <w:unhideWhenUsed/>
    <w:rsid w:val="008C4205"/>
    <w:rPr>
      <w:color w:val="0563C1" w:themeColor="hyperlink"/>
      <w:u w:val="single"/>
    </w:rPr>
  </w:style>
  <w:style w:type="paragraph" w:styleId="Kopfzeile">
    <w:name w:val="header"/>
    <w:basedOn w:val="Standard"/>
    <w:link w:val="KopfzeileZchn"/>
    <w:uiPriority w:val="99"/>
    <w:unhideWhenUsed/>
    <w:rsid w:val="008C420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C4205"/>
    <w:rPr>
      <w:rFonts w:ascii="Statis Sans" w:hAnsi="Statis Sans"/>
    </w:rPr>
  </w:style>
  <w:style w:type="paragraph" w:styleId="Fuzeile">
    <w:name w:val="footer"/>
    <w:basedOn w:val="Standard"/>
    <w:link w:val="FuzeileZchn"/>
    <w:uiPriority w:val="99"/>
    <w:unhideWhenUsed/>
    <w:rsid w:val="008C420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C4205"/>
    <w:rPr>
      <w:rFonts w:ascii="Statis Sans" w:hAnsi="Statis Sans"/>
    </w:rPr>
  </w:style>
  <w:style w:type="character" w:styleId="Platzhaltertext">
    <w:name w:val="Placeholder Text"/>
    <w:basedOn w:val="Absatz-Standardschriftart"/>
    <w:uiPriority w:val="99"/>
    <w:semiHidden/>
    <w:rsid w:val="008C4205"/>
    <w:rPr>
      <w:color w:val="808080"/>
    </w:rPr>
  </w:style>
  <w:style w:type="paragraph" w:styleId="berarbeitung">
    <w:name w:val="Revision"/>
    <w:hidden/>
    <w:uiPriority w:val="99"/>
    <w:semiHidden/>
    <w:rsid w:val="008C4205"/>
    <w:pPr>
      <w:spacing w:after="0" w:line="240" w:lineRule="auto"/>
    </w:pPr>
    <w:rPr>
      <w:rFonts w:ascii="Statis Sans" w:hAnsi="Statis Sans"/>
    </w:rPr>
  </w:style>
  <w:style w:type="character" w:styleId="BesuchterLink">
    <w:name w:val="FollowedHyperlink"/>
    <w:basedOn w:val="Absatz-Standardschriftart"/>
    <w:uiPriority w:val="99"/>
    <w:semiHidden/>
    <w:unhideWhenUsed/>
    <w:rsid w:val="0033344F"/>
    <w:rPr>
      <w:color w:val="954F72" w:themeColor="followedHyperlink"/>
      <w:u w:val="single"/>
    </w:rPr>
  </w:style>
  <w:style w:type="character" w:customStyle="1" w:styleId="NichtaufgelsteErwhnung1">
    <w:name w:val="Nicht aufgelöste Erwähnung1"/>
    <w:basedOn w:val="Absatz-Standardschriftart"/>
    <w:uiPriority w:val="99"/>
    <w:semiHidden/>
    <w:unhideWhenUsed/>
    <w:rsid w:val="001E2A7C"/>
    <w:rPr>
      <w:color w:val="605E5C"/>
      <w:shd w:val="clear" w:color="auto" w:fill="E1DFDD"/>
    </w:rPr>
  </w:style>
  <w:style w:type="character" w:styleId="NichtaufgelsteErwhnung">
    <w:name w:val="Unresolved Mention"/>
    <w:basedOn w:val="Absatz-Standardschriftart"/>
    <w:uiPriority w:val="99"/>
    <w:semiHidden/>
    <w:unhideWhenUsed/>
    <w:rsid w:val="00893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46753">
      <w:bodyDiv w:val="1"/>
      <w:marLeft w:val="0"/>
      <w:marRight w:val="0"/>
      <w:marTop w:val="0"/>
      <w:marBottom w:val="0"/>
      <w:divBdr>
        <w:top w:val="none" w:sz="0" w:space="0" w:color="auto"/>
        <w:left w:val="none" w:sz="0" w:space="0" w:color="auto"/>
        <w:bottom w:val="none" w:sz="0" w:space="0" w:color="auto"/>
        <w:right w:val="none" w:sz="0" w:space="0" w:color="auto"/>
      </w:divBdr>
    </w:div>
    <w:div w:id="237253903">
      <w:bodyDiv w:val="1"/>
      <w:marLeft w:val="0"/>
      <w:marRight w:val="0"/>
      <w:marTop w:val="0"/>
      <w:marBottom w:val="0"/>
      <w:divBdr>
        <w:top w:val="none" w:sz="0" w:space="0" w:color="auto"/>
        <w:left w:val="none" w:sz="0" w:space="0" w:color="auto"/>
        <w:bottom w:val="none" w:sz="0" w:space="0" w:color="auto"/>
        <w:right w:val="none" w:sz="0" w:space="0" w:color="auto"/>
      </w:divBdr>
    </w:div>
    <w:div w:id="288559198">
      <w:bodyDiv w:val="1"/>
      <w:marLeft w:val="0"/>
      <w:marRight w:val="0"/>
      <w:marTop w:val="0"/>
      <w:marBottom w:val="0"/>
      <w:divBdr>
        <w:top w:val="none" w:sz="0" w:space="0" w:color="auto"/>
        <w:left w:val="none" w:sz="0" w:space="0" w:color="auto"/>
        <w:bottom w:val="none" w:sz="0" w:space="0" w:color="auto"/>
        <w:right w:val="none" w:sz="0" w:space="0" w:color="auto"/>
      </w:divBdr>
    </w:div>
    <w:div w:id="320817353">
      <w:bodyDiv w:val="1"/>
      <w:marLeft w:val="0"/>
      <w:marRight w:val="0"/>
      <w:marTop w:val="0"/>
      <w:marBottom w:val="0"/>
      <w:divBdr>
        <w:top w:val="none" w:sz="0" w:space="0" w:color="auto"/>
        <w:left w:val="none" w:sz="0" w:space="0" w:color="auto"/>
        <w:bottom w:val="none" w:sz="0" w:space="0" w:color="auto"/>
        <w:right w:val="none" w:sz="0" w:space="0" w:color="auto"/>
      </w:divBdr>
    </w:div>
    <w:div w:id="437871717">
      <w:bodyDiv w:val="1"/>
      <w:marLeft w:val="0"/>
      <w:marRight w:val="0"/>
      <w:marTop w:val="0"/>
      <w:marBottom w:val="0"/>
      <w:divBdr>
        <w:top w:val="none" w:sz="0" w:space="0" w:color="auto"/>
        <w:left w:val="none" w:sz="0" w:space="0" w:color="auto"/>
        <w:bottom w:val="none" w:sz="0" w:space="0" w:color="auto"/>
        <w:right w:val="none" w:sz="0" w:space="0" w:color="auto"/>
      </w:divBdr>
    </w:div>
    <w:div w:id="467669881">
      <w:bodyDiv w:val="1"/>
      <w:marLeft w:val="0"/>
      <w:marRight w:val="0"/>
      <w:marTop w:val="0"/>
      <w:marBottom w:val="0"/>
      <w:divBdr>
        <w:top w:val="none" w:sz="0" w:space="0" w:color="auto"/>
        <w:left w:val="none" w:sz="0" w:space="0" w:color="auto"/>
        <w:bottom w:val="none" w:sz="0" w:space="0" w:color="auto"/>
        <w:right w:val="none" w:sz="0" w:space="0" w:color="auto"/>
      </w:divBdr>
    </w:div>
    <w:div w:id="548492957">
      <w:bodyDiv w:val="1"/>
      <w:marLeft w:val="0"/>
      <w:marRight w:val="0"/>
      <w:marTop w:val="0"/>
      <w:marBottom w:val="0"/>
      <w:divBdr>
        <w:top w:val="none" w:sz="0" w:space="0" w:color="auto"/>
        <w:left w:val="none" w:sz="0" w:space="0" w:color="auto"/>
        <w:bottom w:val="none" w:sz="0" w:space="0" w:color="auto"/>
        <w:right w:val="none" w:sz="0" w:space="0" w:color="auto"/>
      </w:divBdr>
    </w:div>
    <w:div w:id="608855951">
      <w:bodyDiv w:val="1"/>
      <w:marLeft w:val="0"/>
      <w:marRight w:val="0"/>
      <w:marTop w:val="0"/>
      <w:marBottom w:val="0"/>
      <w:divBdr>
        <w:top w:val="none" w:sz="0" w:space="0" w:color="auto"/>
        <w:left w:val="none" w:sz="0" w:space="0" w:color="auto"/>
        <w:bottom w:val="none" w:sz="0" w:space="0" w:color="auto"/>
        <w:right w:val="none" w:sz="0" w:space="0" w:color="auto"/>
      </w:divBdr>
    </w:div>
    <w:div w:id="858391824">
      <w:bodyDiv w:val="1"/>
      <w:marLeft w:val="0"/>
      <w:marRight w:val="0"/>
      <w:marTop w:val="0"/>
      <w:marBottom w:val="0"/>
      <w:divBdr>
        <w:top w:val="none" w:sz="0" w:space="0" w:color="auto"/>
        <w:left w:val="none" w:sz="0" w:space="0" w:color="auto"/>
        <w:bottom w:val="none" w:sz="0" w:space="0" w:color="auto"/>
        <w:right w:val="none" w:sz="0" w:space="0" w:color="auto"/>
      </w:divBdr>
    </w:div>
    <w:div w:id="861818862">
      <w:bodyDiv w:val="1"/>
      <w:marLeft w:val="0"/>
      <w:marRight w:val="0"/>
      <w:marTop w:val="0"/>
      <w:marBottom w:val="0"/>
      <w:divBdr>
        <w:top w:val="none" w:sz="0" w:space="0" w:color="auto"/>
        <w:left w:val="none" w:sz="0" w:space="0" w:color="auto"/>
        <w:bottom w:val="none" w:sz="0" w:space="0" w:color="auto"/>
        <w:right w:val="none" w:sz="0" w:space="0" w:color="auto"/>
      </w:divBdr>
    </w:div>
    <w:div w:id="986280462">
      <w:bodyDiv w:val="1"/>
      <w:marLeft w:val="0"/>
      <w:marRight w:val="0"/>
      <w:marTop w:val="0"/>
      <w:marBottom w:val="0"/>
      <w:divBdr>
        <w:top w:val="none" w:sz="0" w:space="0" w:color="auto"/>
        <w:left w:val="none" w:sz="0" w:space="0" w:color="auto"/>
        <w:bottom w:val="none" w:sz="0" w:space="0" w:color="auto"/>
        <w:right w:val="none" w:sz="0" w:space="0" w:color="auto"/>
      </w:divBdr>
    </w:div>
    <w:div w:id="1361011360">
      <w:bodyDiv w:val="1"/>
      <w:marLeft w:val="0"/>
      <w:marRight w:val="0"/>
      <w:marTop w:val="0"/>
      <w:marBottom w:val="0"/>
      <w:divBdr>
        <w:top w:val="none" w:sz="0" w:space="0" w:color="auto"/>
        <w:left w:val="none" w:sz="0" w:space="0" w:color="auto"/>
        <w:bottom w:val="none" w:sz="0" w:space="0" w:color="auto"/>
        <w:right w:val="none" w:sz="0" w:space="0" w:color="auto"/>
      </w:divBdr>
    </w:div>
    <w:div w:id="1623804526">
      <w:bodyDiv w:val="1"/>
      <w:marLeft w:val="0"/>
      <w:marRight w:val="0"/>
      <w:marTop w:val="0"/>
      <w:marBottom w:val="0"/>
      <w:divBdr>
        <w:top w:val="none" w:sz="0" w:space="0" w:color="auto"/>
        <w:left w:val="none" w:sz="0" w:space="0" w:color="auto"/>
        <w:bottom w:val="none" w:sz="0" w:space="0" w:color="auto"/>
        <w:right w:val="none" w:sz="0" w:space="0" w:color="auto"/>
      </w:divBdr>
    </w:div>
    <w:div w:id="1709719162">
      <w:bodyDiv w:val="1"/>
      <w:marLeft w:val="0"/>
      <w:marRight w:val="0"/>
      <w:marTop w:val="0"/>
      <w:marBottom w:val="0"/>
      <w:divBdr>
        <w:top w:val="none" w:sz="0" w:space="0" w:color="auto"/>
        <w:left w:val="none" w:sz="0" w:space="0" w:color="auto"/>
        <w:bottom w:val="none" w:sz="0" w:space="0" w:color="auto"/>
        <w:right w:val="none" w:sz="0" w:space="0" w:color="auto"/>
      </w:divBdr>
    </w:div>
    <w:div w:id="1785735264">
      <w:bodyDiv w:val="1"/>
      <w:marLeft w:val="0"/>
      <w:marRight w:val="0"/>
      <w:marTop w:val="0"/>
      <w:marBottom w:val="0"/>
      <w:divBdr>
        <w:top w:val="none" w:sz="0" w:space="0" w:color="auto"/>
        <w:left w:val="none" w:sz="0" w:space="0" w:color="auto"/>
        <w:bottom w:val="none" w:sz="0" w:space="0" w:color="auto"/>
        <w:right w:val="none" w:sz="0" w:space="0" w:color="auto"/>
      </w:divBdr>
    </w:div>
    <w:div w:id="1789661116">
      <w:bodyDiv w:val="1"/>
      <w:marLeft w:val="0"/>
      <w:marRight w:val="0"/>
      <w:marTop w:val="0"/>
      <w:marBottom w:val="0"/>
      <w:divBdr>
        <w:top w:val="none" w:sz="0" w:space="0" w:color="auto"/>
        <w:left w:val="none" w:sz="0" w:space="0" w:color="auto"/>
        <w:bottom w:val="none" w:sz="0" w:space="0" w:color="auto"/>
        <w:right w:val="none" w:sz="0" w:space="0" w:color="auto"/>
      </w:divBdr>
    </w:div>
    <w:div w:id="1799184293">
      <w:bodyDiv w:val="1"/>
      <w:marLeft w:val="0"/>
      <w:marRight w:val="0"/>
      <w:marTop w:val="0"/>
      <w:marBottom w:val="0"/>
      <w:divBdr>
        <w:top w:val="none" w:sz="0" w:space="0" w:color="auto"/>
        <w:left w:val="none" w:sz="0" w:space="0" w:color="auto"/>
        <w:bottom w:val="none" w:sz="0" w:space="0" w:color="auto"/>
        <w:right w:val="none" w:sz="0" w:space="0" w:color="auto"/>
      </w:divBdr>
    </w:div>
    <w:div w:id="1833834840">
      <w:bodyDiv w:val="1"/>
      <w:marLeft w:val="0"/>
      <w:marRight w:val="0"/>
      <w:marTop w:val="0"/>
      <w:marBottom w:val="0"/>
      <w:divBdr>
        <w:top w:val="none" w:sz="0" w:space="0" w:color="auto"/>
        <w:left w:val="none" w:sz="0" w:space="0" w:color="auto"/>
        <w:bottom w:val="none" w:sz="0" w:space="0" w:color="auto"/>
        <w:right w:val="none" w:sz="0" w:space="0" w:color="auto"/>
      </w:divBdr>
    </w:div>
    <w:div w:id="1880706393">
      <w:bodyDiv w:val="1"/>
      <w:marLeft w:val="0"/>
      <w:marRight w:val="0"/>
      <w:marTop w:val="0"/>
      <w:marBottom w:val="0"/>
      <w:divBdr>
        <w:top w:val="none" w:sz="0" w:space="0" w:color="auto"/>
        <w:left w:val="none" w:sz="0" w:space="0" w:color="auto"/>
        <w:bottom w:val="none" w:sz="0" w:space="0" w:color="auto"/>
        <w:right w:val="none" w:sz="0" w:space="0" w:color="auto"/>
      </w:divBdr>
    </w:div>
    <w:div w:id="2002737438">
      <w:bodyDiv w:val="1"/>
      <w:marLeft w:val="0"/>
      <w:marRight w:val="0"/>
      <w:marTop w:val="0"/>
      <w:marBottom w:val="0"/>
      <w:divBdr>
        <w:top w:val="none" w:sz="0" w:space="0" w:color="auto"/>
        <w:left w:val="none" w:sz="0" w:space="0" w:color="auto"/>
        <w:bottom w:val="none" w:sz="0" w:space="0" w:color="auto"/>
        <w:right w:val="none" w:sz="0" w:space="0" w:color="auto"/>
      </w:divBdr>
    </w:div>
    <w:div w:id="2077438127">
      <w:bodyDiv w:val="1"/>
      <w:marLeft w:val="0"/>
      <w:marRight w:val="0"/>
      <w:marTop w:val="0"/>
      <w:marBottom w:val="0"/>
      <w:divBdr>
        <w:top w:val="none" w:sz="0" w:space="0" w:color="auto"/>
        <w:left w:val="none" w:sz="0" w:space="0" w:color="auto"/>
        <w:bottom w:val="none" w:sz="0" w:space="0" w:color="auto"/>
        <w:right w:val="none" w:sz="0" w:space="0" w:color="auto"/>
      </w:divBdr>
    </w:div>
    <w:div w:id="210391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forschungsdatenzentrum.de/de/sonstige-wirtschaftsstatistiken/afid-panel-urs"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515/jbnst-2022-0007" TargetMode="External"/><Relationship Id="rId18" Type="http://schemas.openxmlformats.org/officeDocument/2006/relationships/hyperlink" Target="https://www.destatis.de/DE/Methoden/WISTA-Wirtschaft-und-Statistik/2012/08/weiterentwicklung-gewerbesteuer-082012.pdf?__blob=publicationFil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forschungsdatenzentrum.de/de/verarbeitendes-gewerbe" TargetMode="External"/><Relationship Id="rId17" Type="http://schemas.openxmlformats.org/officeDocument/2006/relationships/hyperlink" Target="https://www.destatis.de/DE/Methoden/WISTA-Wirtschaft-und-Statistik/2013/06/unternehmensdemografie-062013.pdf?__blob=publicationFile" TargetMode="External"/><Relationship Id="rId2" Type="http://schemas.openxmlformats.org/officeDocument/2006/relationships/numbering" Target="numbering.xml"/><Relationship Id="rId16" Type="http://schemas.openxmlformats.org/officeDocument/2006/relationships/hyperlink" Target="https://www.destatis.de/DE/Methoden/WISTA-Wirtschaft-und-Statistik/2021/05/neue-methoden-mikrodatenverknuepfung-052021.pdf?__blob=publicationFil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destatis.de/DE/Methoden/WISTA-Wirtschaft-und-Statistik/2021/01/das-umsatzsteuerpanel-012021.pdf?__blob=publicationFile" TargetMode="Externa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destatis.de/DE/Methoden/WISTA-Wirtschaft-und-Statistik/2010/12/koerperschaftssteuer-122010.pdf?__blob=publicationFile" TargetMode="External"/><Relationship Id="rId22"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s://www.forschungsdatenzentrum.de/de/afid/sbs" TargetMode="External"/><Relationship Id="rId1" Type="http://schemas.openxmlformats.org/officeDocument/2006/relationships/hyperlink" Target="https://www.formulare-bfinv.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D7D03-E4C5-4514-9542-1BDC6F69D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5310</Words>
  <Characters>30272</Characters>
  <Application>Microsoft Office Word</Application>
  <DocSecurity>0</DocSecurity>
  <Lines>252</Lines>
  <Paragraphs>71</Paragraphs>
  <ScaleCrop>false</ScaleCrop>
  <HeadingPairs>
    <vt:vector size="2" baseType="variant">
      <vt:variant>
        <vt:lpstr>Titel</vt:lpstr>
      </vt:variant>
      <vt:variant>
        <vt:i4>1</vt:i4>
      </vt:variant>
    </vt:vector>
  </HeadingPairs>
  <TitlesOfParts>
    <vt:vector size="1" baseType="lpstr">
      <vt:lpstr/>
    </vt:vector>
  </TitlesOfParts>
  <Company>ZIVIT</Company>
  <LinksUpToDate>false</LinksUpToDate>
  <CharactersWithSpaces>35511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Kristiansen, Annette (H36)</dc:creator>
  <cp:keywords/>
  <dc:description/>
  <cp:lastModifiedBy>Annette Meyerhoff</cp:lastModifiedBy>
  <cp:revision>10</cp:revision>
  <cp:lastPrinted>2023-07-18T11:06:00Z</cp:lastPrinted>
  <dcterms:created xsi:type="dcterms:W3CDTF">2023-07-24T15:56:00Z</dcterms:created>
  <dcterms:modified xsi:type="dcterms:W3CDTF">2023-07-24T16:27:00Z</dcterms:modified>
</cp:coreProperties>
</file>